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404" w:rsidRPr="00336C77" w:rsidRDefault="005A2404" w:rsidP="005A2404">
      <w:pPr>
        <w:pStyle w:val="Heading1"/>
        <w:rPr>
          <w:rFonts w:asciiTheme="minorHAnsi" w:hAnsiTheme="minorHAnsi" w:cstheme="minorHAnsi"/>
          <w:b/>
          <w:bCs/>
          <w:strike/>
        </w:rPr>
      </w:pPr>
      <w:r w:rsidRPr="00336C77">
        <w:rPr>
          <w:rFonts w:asciiTheme="minorHAnsi" w:hAnsiTheme="minorHAnsi" w:cstheme="minorHAnsi"/>
          <w:b/>
          <w:bCs/>
          <w:strike/>
        </w:rPr>
        <w:t>Roundtable Meetings</w:t>
      </w:r>
    </w:p>
    <w:p w:rsidR="00336C77" w:rsidRDefault="00264EC5" w:rsidP="00336C77">
      <w:pPr>
        <w:rPr>
          <w:b/>
          <w:sz w:val="28"/>
        </w:rPr>
      </w:pPr>
      <w:r>
        <w:rPr>
          <w:b/>
          <w:sz w:val="28"/>
        </w:rPr>
        <w:t>Consultations</w:t>
      </w:r>
    </w:p>
    <w:tbl>
      <w:tblPr>
        <w:tblStyle w:val="TableGrid"/>
        <w:tblW w:w="0" w:type="auto"/>
        <w:tblLook w:val="04A0" w:firstRow="1" w:lastRow="0" w:firstColumn="1" w:lastColumn="0" w:noHBand="0" w:noVBand="1"/>
      </w:tblPr>
      <w:tblGrid>
        <w:gridCol w:w="2151"/>
        <w:gridCol w:w="7199"/>
      </w:tblGrid>
      <w:tr w:rsidR="006D1D1E" w:rsidRPr="006471DE" w:rsidTr="00353BED">
        <w:tc>
          <w:tcPr>
            <w:tcW w:w="9350" w:type="dxa"/>
            <w:gridSpan w:val="2"/>
          </w:tcPr>
          <w:p w:rsidR="006D1D1E" w:rsidRPr="00557483" w:rsidRDefault="006D1D1E" w:rsidP="00557483">
            <w:pPr>
              <w:pStyle w:val="ListParagraph"/>
              <w:numPr>
                <w:ilvl w:val="0"/>
                <w:numId w:val="14"/>
              </w:numPr>
              <w:rPr>
                <w:rFonts w:cstheme="minorHAnsi"/>
                <w:b/>
              </w:rPr>
            </w:pPr>
            <w:r w:rsidRPr="00557483">
              <w:rPr>
                <w:rFonts w:eastAsia="Times New Roman"/>
                <w:b/>
                <w:bCs/>
              </w:rPr>
              <w:t xml:space="preserve">Panel discussion with Cast and Crew of drama serial “Dar Si </w:t>
            </w:r>
            <w:proofErr w:type="spellStart"/>
            <w:r w:rsidRPr="00557483">
              <w:rPr>
                <w:rFonts w:eastAsia="Times New Roman"/>
                <w:b/>
                <w:bCs/>
              </w:rPr>
              <w:t>Jaati</w:t>
            </w:r>
            <w:proofErr w:type="spellEnd"/>
            <w:r w:rsidRPr="00557483">
              <w:rPr>
                <w:rFonts w:eastAsia="Times New Roman"/>
                <w:b/>
                <w:bCs/>
              </w:rPr>
              <w:t xml:space="preserve"> Hai </w:t>
            </w:r>
            <w:proofErr w:type="spellStart"/>
            <w:r w:rsidRPr="00557483">
              <w:rPr>
                <w:rFonts w:eastAsia="Times New Roman"/>
                <w:b/>
                <w:bCs/>
              </w:rPr>
              <w:t>Sila</w:t>
            </w:r>
            <w:proofErr w:type="spellEnd"/>
            <w:r w:rsidRPr="00557483">
              <w:rPr>
                <w:rFonts w:eastAsia="Times New Roman"/>
                <w:b/>
                <w:bCs/>
              </w:rPr>
              <w:t>”</w:t>
            </w:r>
            <w:r w:rsidR="00264EC5">
              <w:rPr>
                <w:rFonts w:eastAsia="Times New Roman"/>
                <w:b/>
                <w:bCs/>
              </w:rPr>
              <w:t xml:space="preserve"> </w:t>
            </w:r>
            <w:r w:rsidR="00264EC5" w:rsidRPr="00264EC5">
              <w:rPr>
                <w:rFonts w:eastAsia="Times New Roman"/>
                <w:b/>
                <w:bCs/>
                <w:highlight w:val="cyan"/>
              </w:rPr>
              <w:t>(filter theme – gender-just media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Date/Year</w:t>
            </w:r>
          </w:p>
        </w:tc>
        <w:tc>
          <w:tcPr>
            <w:tcW w:w="7199" w:type="dxa"/>
          </w:tcPr>
          <w:p w:rsidR="006D1D1E" w:rsidRPr="006471DE" w:rsidRDefault="006D1D1E" w:rsidP="00353BED">
            <w:pPr>
              <w:tabs>
                <w:tab w:val="left" w:pos="885"/>
              </w:tabs>
              <w:rPr>
                <w:rFonts w:cstheme="minorHAnsi"/>
              </w:rPr>
            </w:pPr>
            <w:r>
              <w:rPr>
                <w:rFonts w:eastAsia="Times New Roman" w:cstheme="minorHAnsi"/>
                <w:b/>
                <w:bCs/>
              </w:rPr>
              <w:t>May 2018</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Participants</w:t>
            </w:r>
          </w:p>
        </w:tc>
        <w:tc>
          <w:tcPr>
            <w:tcW w:w="7199" w:type="dxa"/>
          </w:tcPr>
          <w:p w:rsidR="006D1D1E" w:rsidRPr="006471DE" w:rsidRDefault="006D1D1E" w:rsidP="00353BED">
            <w:pPr>
              <w:tabs>
                <w:tab w:val="left" w:pos="885"/>
              </w:tabs>
              <w:rPr>
                <w:rFonts w:cstheme="minorHAnsi"/>
              </w:rPr>
            </w:pPr>
            <w:r>
              <w:rPr>
                <w:rFonts w:cstheme="minorHAnsi"/>
              </w:rPr>
              <w:t>50+</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Project</w:t>
            </w:r>
          </w:p>
        </w:tc>
        <w:tc>
          <w:tcPr>
            <w:tcW w:w="7199" w:type="dxa"/>
          </w:tcPr>
          <w:p w:rsidR="006D1D1E" w:rsidRPr="006471DE" w:rsidRDefault="006D1D1E" w:rsidP="00353BED">
            <w:pPr>
              <w:tabs>
                <w:tab w:val="left" w:pos="885"/>
              </w:tabs>
              <w:rPr>
                <w:rFonts w:cstheme="minorHAnsi"/>
              </w:rPr>
            </w:pPr>
            <w:r>
              <w:rPr>
                <w:rFonts w:cstheme="minorHAnsi"/>
              </w:rPr>
              <w:t>Dialogue for Change (</w:t>
            </w:r>
            <w:proofErr w:type="spellStart"/>
            <w:r>
              <w:rPr>
                <w:rFonts w:cstheme="minorHAnsi"/>
              </w:rPr>
              <w:t>DfC</w:t>
            </w:r>
            <w:proofErr w:type="spellEnd"/>
            <w:r>
              <w:rPr>
                <w:rFonts w:cstheme="minorHAnsi"/>
              </w:rPr>
              <w:t>)</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Funded by </w:t>
            </w:r>
          </w:p>
        </w:tc>
        <w:tc>
          <w:tcPr>
            <w:tcW w:w="7199" w:type="dxa"/>
          </w:tcPr>
          <w:p w:rsidR="006D1D1E" w:rsidRPr="006471DE" w:rsidRDefault="006D1D1E" w:rsidP="00353BED">
            <w:pPr>
              <w:rPr>
                <w:rFonts w:cstheme="minorHAnsi"/>
                <w:shd w:val="clear" w:color="auto" w:fill="FFFFFF"/>
              </w:rPr>
            </w:pPr>
            <w:r>
              <w:rPr>
                <w:rFonts w:cstheme="minorHAnsi"/>
                <w:shd w:val="clear" w:color="auto" w:fill="FFFFFF"/>
              </w:rPr>
              <w:t>Uks Research Centre</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Description </w:t>
            </w:r>
          </w:p>
        </w:tc>
        <w:tc>
          <w:tcPr>
            <w:tcW w:w="7199" w:type="dxa"/>
          </w:tcPr>
          <w:p w:rsidR="006D1D1E" w:rsidRDefault="00D22BA8" w:rsidP="006D1D1E">
            <w:pPr>
              <w:ind w:left="-90"/>
              <w:jc w:val="both"/>
              <w:rPr>
                <w:rFonts w:eastAsia="Times New Roman" w:cstheme="minorHAnsi"/>
              </w:rPr>
            </w:pPr>
            <w:r>
              <w:rPr>
                <w:noProof/>
                <w:lang w:val="en-US" w:bidi="ar-SA"/>
              </w:rPr>
              <w:drawing>
                <wp:anchor distT="0" distB="0" distL="114300" distR="114300" simplePos="0" relativeHeight="251665408" behindDoc="0" locked="0" layoutInCell="1" allowOverlap="1">
                  <wp:simplePos x="0" y="0"/>
                  <wp:positionH relativeFrom="column">
                    <wp:posOffset>1934210</wp:posOffset>
                  </wp:positionH>
                  <wp:positionV relativeFrom="paragraph">
                    <wp:posOffset>429895</wp:posOffset>
                  </wp:positionV>
                  <wp:extent cx="2305050" cy="1488440"/>
                  <wp:effectExtent l="0" t="0" r="0" b="0"/>
                  <wp:wrapSquare wrapText="bothSides"/>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0505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D1E">
              <w:rPr>
                <w:rFonts w:eastAsia="Times New Roman" w:cstheme="minorHAnsi"/>
              </w:rPr>
              <w:t xml:space="preserve">This was the first panel discussion in the series of </w:t>
            </w:r>
            <w:proofErr w:type="spellStart"/>
            <w:r w:rsidR="006D1D1E">
              <w:rPr>
                <w:rFonts w:eastAsia="Times New Roman" w:cstheme="minorHAnsi"/>
              </w:rPr>
              <w:t>DfC</w:t>
            </w:r>
            <w:proofErr w:type="spellEnd"/>
            <w:r w:rsidR="006D1D1E">
              <w:rPr>
                <w:rFonts w:eastAsia="Times New Roman" w:cstheme="minorHAnsi"/>
              </w:rPr>
              <w:t>, featuring the team of the then recently concluded Hum TV drama serial “</w:t>
            </w:r>
            <w:r w:rsidR="006D1D1E">
              <w:rPr>
                <w:rFonts w:eastAsia="Times New Roman" w:cstheme="minorHAnsi"/>
                <w:i/>
                <w:iCs/>
              </w:rPr>
              <w:t xml:space="preserve">Dar Si </w:t>
            </w:r>
            <w:proofErr w:type="spellStart"/>
            <w:r w:rsidR="006D1D1E">
              <w:rPr>
                <w:rFonts w:eastAsia="Times New Roman" w:cstheme="minorHAnsi"/>
                <w:i/>
                <w:iCs/>
              </w:rPr>
              <w:t>Jati</w:t>
            </w:r>
            <w:proofErr w:type="spellEnd"/>
            <w:r w:rsidR="006D1D1E">
              <w:rPr>
                <w:rFonts w:eastAsia="Times New Roman" w:cstheme="minorHAnsi"/>
                <w:i/>
                <w:iCs/>
              </w:rPr>
              <w:t xml:space="preserve"> Hai </w:t>
            </w:r>
            <w:proofErr w:type="spellStart"/>
            <w:r w:rsidR="006D1D1E">
              <w:rPr>
                <w:rFonts w:eastAsia="Times New Roman" w:cstheme="minorHAnsi"/>
                <w:i/>
                <w:iCs/>
              </w:rPr>
              <w:t>Sila</w:t>
            </w:r>
            <w:proofErr w:type="spellEnd"/>
            <w:r w:rsidR="006D1D1E">
              <w:rPr>
                <w:rFonts w:eastAsia="Times New Roman" w:cstheme="minorHAnsi"/>
              </w:rPr>
              <w:t xml:space="preserve">” which </w:t>
            </w:r>
            <w:proofErr w:type="spellStart"/>
            <w:r w:rsidR="006D1D1E">
              <w:rPr>
                <w:rFonts w:eastAsia="Times New Roman" w:cstheme="minorHAnsi"/>
              </w:rPr>
              <w:t>centered</w:t>
            </w:r>
            <w:proofErr w:type="spellEnd"/>
            <w:r w:rsidR="006D1D1E">
              <w:rPr>
                <w:rFonts w:eastAsia="Times New Roman" w:cstheme="minorHAnsi"/>
              </w:rPr>
              <w:t xml:space="preserve"> round the story of </w:t>
            </w:r>
            <w:proofErr w:type="spellStart"/>
            <w:r w:rsidR="006D1D1E">
              <w:rPr>
                <w:rFonts w:eastAsia="Times New Roman" w:cstheme="minorHAnsi"/>
                <w:i/>
                <w:iCs/>
              </w:rPr>
              <w:t>Sila</w:t>
            </w:r>
            <w:proofErr w:type="spellEnd"/>
            <w:r w:rsidR="006D1D1E">
              <w:rPr>
                <w:rFonts w:eastAsia="Times New Roman" w:cstheme="minorHAnsi"/>
              </w:rPr>
              <w:t xml:space="preserve"> who is sexually abused by a family member, </w:t>
            </w:r>
            <w:proofErr w:type="spellStart"/>
            <w:r w:rsidR="006D1D1E">
              <w:rPr>
                <w:rFonts w:eastAsia="Times New Roman" w:cstheme="minorHAnsi"/>
                <w:i/>
                <w:iCs/>
              </w:rPr>
              <w:t>Joee</w:t>
            </w:r>
            <w:proofErr w:type="spellEnd"/>
            <w:r w:rsidR="006D1D1E">
              <w:rPr>
                <w:rFonts w:eastAsia="Times New Roman" w:cstheme="minorHAnsi"/>
                <w:i/>
                <w:iCs/>
              </w:rPr>
              <w:t xml:space="preserve"> Mama</w:t>
            </w:r>
            <w:r w:rsidR="006D1D1E">
              <w:rPr>
                <w:rFonts w:eastAsia="Times New Roman" w:cstheme="minorHAnsi"/>
              </w:rPr>
              <w:t xml:space="preserve">. Dialogue for Change initiative aims to turn passive viewers and audiences into active and proactive ones, and to determine as to what extent news and entertainment content influences the viewers. </w:t>
            </w:r>
          </w:p>
          <w:p w:rsidR="006D1D1E" w:rsidRPr="00D22BA8" w:rsidRDefault="006D1D1E" w:rsidP="00D22BA8">
            <w:pPr>
              <w:ind w:left="-90"/>
              <w:jc w:val="both"/>
              <w:rPr>
                <w:rFonts w:eastAsia="Times New Roman" w:cstheme="minorHAnsi"/>
              </w:rPr>
            </w:pPr>
            <w:r>
              <w:rPr>
                <w:rFonts w:eastAsia="Times New Roman" w:cstheme="minorHAnsi"/>
              </w:rPr>
              <w:t xml:space="preserve">Ms. Ahmar requested the panellists to talk about their experience of shooting the drama on a topic considered taboo in a Pakistani society. Bee Gul, writer of the play, shared that she was told that her writing was too bold for Pakistani society. She said her writings often addressed topics considered taboo, and many a times her projects almost got her killed! </w:t>
            </w:r>
            <w:proofErr w:type="spellStart"/>
            <w:r>
              <w:rPr>
                <w:rFonts w:eastAsia="Times New Roman" w:cstheme="minorHAnsi"/>
              </w:rPr>
              <w:t>Yumna</w:t>
            </w:r>
            <w:proofErr w:type="spellEnd"/>
            <w:r>
              <w:rPr>
                <w:rFonts w:eastAsia="Times New Roman" w:cstheme="minorHAnsi"/>
              </w:rPr>
              <w:t xml:space="preserve"> Zaidi (character </w:t>
            </w:r>
            <w:proofErr w:type="spellStart"/>
            <w:r>
              <w:rPr>
                <w:rFonts w:eastAsia="Times New Roman" w:cstheme="minorHAnsi"/>
              </w:rPr>
              <w:t>Sila</w:t>
            </w:r>
            <w:proofErr w:type="spellEnd"/>
            <w:r>
              <w:rPr>
                <w:rFonts w:eastAsia="Times New Roman" w:cstheme="minorHAnsi"/>
              </w:rPr>
              <w:t xml:space="preserve">) said that a lot of girls reached out to her after the drama and that made her realise survivors found strength in </w:t>
            </w:r>
            <w:proofErr w:type="spellStart"/>
            <w:r>
              <w:rPr>
                <w:rFonts w:eastAsia="Times New Roman" w:cstheme="minorHAnsi"/>
              </w:rPr>
              <w:t>Sila’s</w:t>
            </w:r>
            <w:proofErr w:type="spellEnd"/>
            <w:r>
              <w:rPr>
                <w:rFonts w:eastAsia="Times New Roman" w:cstheme="minorHAnsi"/>
              </w:rPr>
              <w:t xml:space="preserve"> character. </w:t>
            </w:r>
            <w:proofErr w:type="spellStart"/>
            <w:r>
              <w:rPr>
                <w:rFonts w:eastAsia="Times New Roman" w:cstheme="minorHAnsi"/>
              </w:rPr>
              <w:t>Saman</w:t>
            </w:r>
            <w:proofErr w:type="spellEnd"/>
            <w:r>
              <w:rPr>
                <w:rFonts w:eastAsia="Times New Roman" w:cstheme="minorHAnsi"/>
              </w:rPr>
              <w:t xml:space="preserve"> Ansari (character </w:t>
            </w:r>
            <w:proofErr w:type="spellStart"/>
            <w:r>
              <w:rPr>
                <w:rFonts w:eastAsia="Times New Roman" w:cstheme="minorHAnsi"/>
              </w:rPr>
              <w:t>Saadia</w:t>
            </w:r>
            <w:proofErr w:type="spellEnd"/>
            <w:r>
              <w:rPr>
                <w:rFonts w:eastAsia="Times New Roman" w:cstheme="minorHAnsi"/>
              </w:rPr>
              <w:t>) shared that people came up to her to express how much they could relate to script because it hit so close to home.</w:t>
            </w:r>
            <w:r w:rsidR="00D22BA8">
              <w:rPr>
                <w:rFonts w:eastAsia="Times New Roman" w:cstheme="minorHAnsi"/>
              </w:rPr>
              <w:t xml:space="preserve"> Gul also shared that it was surprising for them that their drama got such high ratings. She said the ratings further broke the myth that audience do not like to watch dramas on sensitive topics and that was a big success.</w:t>
            </w:r>
          </w:p>
        </w:tc>
      </w:tr>
    </w:tbl>
    <w:p w:rsidR="006D1D1E" w:rsidRDefault="006D1D1E" w:rsidP="00336C77">
      <w:pPr>
        <w:rPr>
          <w:b/>
          <w:sz w:val="28"/>
        </w:rPr>
      </w:pPr>
    </w:p>
    <w:tbl>
      <w:tblPr>
        <w:tblStyle w:val="TableGrid"/>
        <w:tblW w:w="0" w:type="auto"/>
        <w:tblLook w:val="04A0" w:firstRow="1" w:lastRow="0" w:firstColumn="1" w:lastColumn="0" w:noHBand="0" w:noVBand="1"/>
      </w:tblPr>
      <w:tblGrid>
        <w:gridCol w:w="2151"/>
        <w:gridCol w:w="7199"/>
      </w:tblGrid>
      <w:tr w:rsidR="006D1D1E" w:rsidRPr="006471DE" w:rsidTr="00353BED">
        <w:tc>
          <w:tcPr>
            <w:tcW w:w="9350" w:type="dxa"/>
            <w:gridSpan w:val="2"/>
          </w:tcPr>
          <w:p w:rsidR="006D1D1E" w:rsidRPr="00557483" w:rsidRDefault="00D22BA8" w:rsidP="00557483">
            <w:pPr>
              <w:pStyle w:val="ListParagraph"/>
              <w:numPr>
                <w:ilvl w:val="0"/>
                <w:numId w:val="14"/>
              </w:numPr>
              <w:rPr>
                <w:rFonts w:cstheme="majorBidi"/>
                <w:b/>
                <w:lang w:bidi="ar-SA"/>
              </w:rPr>
            </w:pPr>
            <w:r w:rsidRPr="00557483">
              <w:rPr>
                <w:b/>
              </w:rPr>
              <w:t>Panel discussion with Cast and Crew of Movie “</w:t>
            </w:r>
            <w:r w:rsidRPr="00557483">
              <w:rPr>
                <w:b/>
                <w:i/>
                <w:iCs/>
              </w:rPr>
              <w:t>Motor Cycle Girl</w:t>
            </w:r>
            <w:r w:rsidRPr="00557483">
              <w:rPr>
                <w:b/>
              </w:rPr>
              <w:t>”</w:t>
            </w:r>
            <w:r w:rsidR="00264EC5" w:rsidRPr="00264EC5">
              <w:rPr>
                <w:rFonts w:eastAsia="Times New Roman"/>
                <w:b/>
                <w:bCs/>
                <w:highlight w:val="cyan"/>
              </w:rPr>
              <w:t xml:space="preserve"> (filter theme – gender-just media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Date/Year</w:t>
            </w:r>
          </w:p>
        </w:tc>
        <w:tc>
          <w:tcPr>
            <w:tcW w:w="7199" w:type="dxa"/>
          </w:tcPr>
          <w:p w:rsidR="006D1D1E" w:rsidRPr="006471DE" w:rsidRDefault="00F6755E" w:rsidP="00353BED">
            <w:pPr>
              <w:tabs>
                <w:tab w:val="left" w:pos="885"/>
              </w:tabs>
              <w:rPr>
                <w:rFonts w:cstheme="minorHAnsi"/>
              </w:rPr>
            </w:pPr>
            <w:r>
              <w:rPr>
                <w:b/>
                <w:bCs/>
                <w:szCs w:val="24"/>
              </w:rPr>
              <w:t>July 2018</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Participants</w:t>
            </w:r>
          </w:p>
        </w:tc>
        <w:tc>
          <w:tcPr>
            <w:tcW w:w="7199" w:type="dxa"/>
          </w:tcPr>
          <w:p w:rsidR="00F6755E" w:rsidRPr="006471DE" w:rsidRDefault="00F6755E" w:rsidP="00353BED">
            <w:pPr>
              <w:tabs>
                <w:tab w:val="left" w:pos="885"/>
              </w:tabs>
              <w:rPr>
                <w:rFonts w:cstheme="minorHAnsi"/>
              </w:rPr>
            </w:pPr>
            <w:r>
              <w:rPr>
                <w:rFonts w:cstheme="minorHAnsi"/>
              </w:rPr>
              <w:t>70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Project</w:t>
            </w:r>
          </w:p>
        </w:tc>
        <w:tc>
          <w:tcPr>
            <w:tcW w:w="7199" w:type="dxa"/>
          </w:tcPr>
          <w:p w:rsidR="006D1D1E" w:rsidRPr="006471DE" w:rsidRDefault="00F6755E" w:rsidP="00353BED">
            <w:pPr>
              <w:tabs>
                <w:tab w:val="left" w:pos="885"/>
              </w:tabs>
              <w:rPr>
                <w:rFonts w:cstheme="minorHAnsi"/>
              </w:rPr>
            </w:pPr>
            <w:r>
              <w:rPr>
                <w:rFonts w:cstheme="minorHAnsi"/>
              </w:rPr>
              <w:t>Dialogue for Change</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Funded by </w:t>
            </w:r>
          </w:p>
        </w:tc>
        <w:tc>
          <w:tcPr>
            <w:tcW w:w="7199" w:type="dxa"/>
          </w:tcPr>
          <w:p w:rsidR="006D1D1E" w:rsidRPr="006471DE" w:rsidRDefault="00F6755E" w:rsidP="00353BED">
            <w:pPr>
              <w:rPr>
                <w:rFonts w:cstheme="minorHAnsi"/>
                <w:shd w:val="clear" w:color="auto" w:fill="FFFFFF"/>
              </w:rPr>
            </w:pPr>
            <w:r>
              <w:rPr>
                <w:rFonts w:cstheme="minorHAnsi"/>
                <w:shd w:val="clear" w:color="auto" w:fill="FFFFFF"/>
              </w:rPr>
              <w:t>Uks Research Centre</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Description </w:t>
            </w:r>
          </w:p>
        </w:tc>
        <w:tc>
          <w:tcPr>
            <w:tcW w:w="7199" w:type="dxa"/>
          </w:tcPr>
          <w:p w:rsidR="006D1D1E" w:rsidRDefault="00D22BA8" w:rsidP="00353BED">
            <w:pPr>
              <w:rPr>
                <w:szCs w:val="24"/>
              </w:rPr>
            </w:pPr>
            <w:r>
              <w:rPr>
                <w:szCs w:val="24"/>
              </w:rPr>
              <w:t>Though in Pakistan we haven’t seen many women-centric movies with a clear-cut progressive narrative, there is, however one movie that needs not only to be recognized but also applauded; “Motorcycle Girl”.</w:t>
            </w:r>
          </w:p>
          <w:p w:rsidR="00D22BA8" w:rsidRDefault="00D22BA8" w:rsidP="00D22BA8">
            <w:pPr>
              <w:jc w:val="both"/>
              <w:rPr>
                <w:szCs w:val="24"/>
                <w:lang w:bidi="ar-SA"/>
              </w:rPr>
            </w:pPr>
            <w:r>
              <w:rPr>
                <w:szCs w:val="24"/>
              </w:rPr>
              <w:t xml:space="preserve">It is in this regard that Uks held a second panel discussion in the series ‘Dialogue for Change” with the cast and crew of this amazing movie. </w:t>
            </w:r>
          </w:p>
          <w:p w:rsidR="00D22BA8" w:rsidRDefault="00D22BA8" w:rsidP="00D22BA8">
            <w:pPr>
              <w:rPr>
                <w:szCs w:val="24"/>
              </w:rPr>
            </w:pPr>
            <w:r>
              <w:rPr>
                <w:rFonts w:ascii="Times New Roman" w:hAnsi="Times New Roman" w:cs="Times New Roman"/>
                <w:noProof/>
                <w:sz w:val="24"/>
                <w:szCs w:val="24"/>
                <w:lang w:val="en-US" w:bidi="ar-SA"/>
              </w:rPr>
              <w:lastRenderedPageBreak/>
              <w:drawing>
                <wp:anchor distT="0" distB="0" distL="114300" distR="114300" simplePos="0" relativeHeight="251667456" behindDoc="0" locked="0" layoutInCell="1" allowOverlap="1">
                  <wp:simplePos x="0" y="0"/>
                  <wp:positionH relativeFrom="margin">
                    <wp:posOffset>1858010</wp:posOffset>
                  </wp:positionH>
                  <wp:positionV relativeFrom="paragraph">
                    <wp:posOffset>136525</wp:posOffset>
                  </wp:positionV>
                  <wp:extent cx="2381885" cy="13627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1885" cy="1362710"/>
                          </a:xfrm>
                          <a:prstGeom prst="rect">
                            <a:avLst/>
                          </a:prstGeom>
                          <a:noFill/>
                        </pic:spPr>
                      </pic:pic>
                    </a:graphicData>
                  </a:graphic>
                  <wp14:sizeRelH relativeFrom="margin">
                    <wp14:pctWidth>0</wp14:pctWidth>
                  </wp14:sizeRelH>
                  <wp14:sizeRelV relativeFrom="margin">
                    <wp14:pctHeight>0</wp14:pctHeight>
                  </wp14:sizeRelV>
                </wp:anchor>
              </w:drawing>
            </w:r>
            <w:r>
              <w:rPr>
                <w:szCs w:val="24"/>
              </w:rPr>
              <w:t xml:space="preserve">Director and writer, Adnan </w:t>
            </w:r>
            <w:proofErr w:type="spellStart"/>
            <w:r>
              <w:rPr>
                <w:szCs w:val="24"/>
              </w:rPr>
              <w:t>Sarwar</w:t>
            </w:r>
            <w:proofErr w:type="spellEnd"/>
            <w:r>
              <w:rPr>
                <w:szCs w:val="24"/>
              </w:rPr>
              <w:t xml:space="preserve">, </w:t>
            </w:r>
            <w:proofErr w:type="spellStart"/>
            <w:r>
              <w:rPr>
                <w:szCs w:val="24"/>
              </w:rPr>
              <w:t>Sohai</w:t>
            </w:r>
            <w:proofErr w:type="spellEnd"/>
            <w:r>
              <w:rPr>
                <w:szCs w:val="24"/>
              </w:rPr>
              <w:t xml:space="preserve"> Ali </w:t>
            </w:r>
            <w:proofErr w:type="spellStart"/>
            <w:r>
              <w:rPr>
                <w:szCs w:val="24"/>
              </w:rPr>
              <w:t>Abro</w:t>
            </w:r>
            <w:proofErr w:type="spellEnd"/>
            <w:r>
              <w:rPr>
                <w:szCs w:val="24"/>
              </w:rPr>
              <w:t xml:space="preserve"> who played the lead role and senior actor </w:t>
            </w:r>
            <w:proofErr w:type="spellStart"/>
            <w:r>
              <w:rPr>
                <w:szCs w:val="24"/>
              </w:rPr>
              <w:t>Shamim</w:t>
            </w:r>
            <w:proofErr w:type="spellEnd"/>
            <w:r>
              <w:rPr>
                <w:szCs w:val="24"/>
              </w:rPr>
              <w:t xml:space="preserve"> </w:t>
            </w:r>
            <w:proofErr w:type="spellStart"/>
            <w:r>
              <w:rPr>
                <w:szCs w:val="24"/>
              </w:rPr>
              <w:t>Hilali</w:t>
            </w:r>
            <w:proofErr w:type="spellEnd"/>
            <w:r>
              <w:rPr>
                <w:szCs w:val="24"/>
              </w:rPr>
              <w:t xml:space="preserve"> were present. According to </w:t>
            </w:r>
            <w:proofErr w:type="spellStart"/>
            <w:r>
              <w:rPr>
                <w:szCs w:val="24"/>
              </w:rPr>
              <w:t>Sarwar</w:t>
            </w:r>
            <w:proofErr w:type="spellEnd"/>
            <w:r>
              <w:rPr>
                <w:szCs w:val="24"/>
              </w:rPr>
              <w:t xml:space="preserve">, the project was a difficult one to sell to financers as most claimed that audiences would not be able to accept the absence of a male lead character, and the movie would not be a commercial success. </w:t>
            </w:r>
            <w:proofErr w:type="spellStart"/>
            <w:r>
              <w:rPr>
                <w:szCs w:val="24"/>
              </w:rPr>
              <w:t>Sohai</w:t>
            </w:r>
            <w:proofErr w:type="spellEnd"/>
            <w:r>
              <w:rPr>
                <w:szCs w:val="24"/>
              </w:rPr>
              <w:t xml:space="preserve"> lamented that scripts similar to Motorcycle Girl were not being written in the industry. She said “When I first read the script, I was surprised that a man had written it as it was very sensitively written and took into consideration very small details about the life of a woman”. </w:t>
            </w:r>
            <w:proofErr w:type="spellStart"/>
            <w:r>
              <w:rPr>
                <w:szCs w:val="24"/>
              </w:rPr>
              <w:t>Shamim</w:t>
            </w:r>
            <w:proofErr w:type="spellEnd"/>
            <w:r>
              <w:rPr>
                <w:szCs w:val="24"/>
              </w:rPr>
              <w:t xml:space="preserve"> </w:t>
            </w:r>
            <w:proofErr w:type="spellStart"/>
            <w:r>
              <w:rPr>
                <w:szCs w:val="24"/>
              </w:rPr>
              <w:t>Hilali</w:t>
            </w:r>
            <w:proofErr w:type="spellEnd"/>
            <w:r>
              <w:rPr>
                <w:szCs w:val="24"/>
              </w:rPr>
              <w:t xml:space="preserve"> recalled the good old days of Pakistani television which were not driven by the ratings game so gave some brilliant productions.</w:t>
            </w:r>
          </w:p>
          <w:p w:rsidR="00D22BA8" w:rsidRDefault="00D22BA8" w:rsidP="00D22BA8">
            <w:pPr>
              <w:jc w:val="both"/>
              <w:rPr>
                <w:szCs w:val="24"/>
                <w:lang w:bidi="ar-SA"/>
              </w:rPr>
            </w:pPr>
            <w:r>
              <w:rPr>
                <w:szCs w:val="24"/>
              </w:rPr>
              <w:t>The aim of Uks in holding such dialogues is to turn passive viewers and audiences into proactive ones, and ascertain the extent to which news and entertainment content can influence viewers, both male and female.</w:t>
            </w:r>
            <w:r w:rsidR="00F6755E">
              <w:rPr>
                <w:szCs w:val="24"/>
              </w:rPr>
              <w:t xml:space="preserve"> </w:t>
            </w:r>
            <w:r>
              <w:rPr>
                <w:szCs w:val="24"/>
              </w:rPr>
              <w:t>Some very interesting comments came from the very engaged audience.</w:t>
            </w:r>
          </w:p>
          <w:p w:rsidR="00D22BA8" w:rsidRPr="006471DE" w:rsidRDefault="00D22BA8" w:rsidP="00D22BA8">
            <w:pPr>
              <w:rPr>
                <w:rFonts w:cstheme="minorHAnsi"/>
              </w:rPr>
            </w:pPr>
          </w:p>
        </w:tc>
      </w:tr>
    </w:tbl>
    <w:p w:rsidR="006D1D1E" w:rsidRDefault="006D1D1E" w:rsidP="00336C77">
      <w:pPr>
        <w:rPr>
          <w:b/>
          <w:sz w:val="28"/>
        </w:rPr>
      </w:pPr>
    </w:p>
    <w:tbl>
      <w:tblPr>
        <w:tblStyle w:val="TableGrid"/>
        <w:tblW w:w="0" w:type="auto"/>
        <w:tblLook w:val="04A0" w:firstRow="1" w:lastRow="0" w:firstColumn="1" w:lastColumn="0" w:noHBand="0" w:noVBand="1"/>
      </w:tblPr>
      <w:tblGrid>
        <w:gridCol w:w="2151"/>
        <w:gridCol w:w="7199"/>
      </w:tblGrid>
      <w:tr w:rsidR="006D1D1E" w:rsidRPr="006471DE" w:rsidTr="00353BED">
        <w:tc>
          <w:tcPr>
            <w:tcW w:w="9350" w:type="dxa"/>
            <w:gridSpan w:val="2"/>
          </w:tcPr>
          <w:p w:rsidR="006D1D1E" w:rsidRPr="00557483" w:rsidRDefault="00F6755E" w:rsidP="00557483">
            <w:pPr>
              <w:pStyle w:val="ListParagraph"/>
              <w:numPr>
                <w:ilvl w:val="0"/>
                <w:numId w:val="14"/>
              </w:numPr>
              <w:rPr>
                <w:rFonts w:cstheme="minorHAnsi"/>
                <w:b/>
              </w:rPr>
            </w:pPr>
            <w:r w:rsidRPr="00557483">
              <w:rPr>
                <w:rFonts w:cstheme="minorHAnsi"/>
                <w:b/>
              </w:rPr>
              <w:t xml:space="preserve">On-desk consultations with Media Executives </w:t>
            </w:r>
            <w:r w:rsidR="00264EC5">
              <w:rPr>
                <w:rFonts w:cstheme="minorHAnsi"/>
                <w:b/>
              </w:rPr>
              <w:t xml:space="preserve"> </w:t>
            </w:r>
            <w:r w:rsidR="00264EC5" w:rsidRPr="00264EC5">
              <w:rPr>
                <w:rFonts w:eastAsia="Times New Roman"/>
                <w:b/>
                <w:bCs/>
                <w:highlight w:val="cyan"/>
              </w:rPr>
              <w:t>(filter theme – gender-just media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Date/Year</w:t>
            </w:r>
          </w:p>
        </w:tc>
        <w:tc>
          <w:tcPr>
            <w:tcW w:w="7199" w:type="dxa"/>
          </w:tcPr>
          <w:p w:rsidR="006D1D1E" w:rsidRPr="006471DE" w:rsidRDefault="00F6755E" w:rsidP="00353BED">
            <w:pPr>
              <w:tabs>
                <w:tab w:val="left" w:pos="885"/>
              </w:tabs>
              <w:rPr>
                <w:rFonts w:cstheme="minorHAnsi"/>
              </w:rPr>
            </w:pPr>
            <w:r>
              <w:rPr>
                <w:rFonts w:cstheme="minorHAnsi"/>
              </w:rPr>
              <w:t xml:space="preserve">2018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Participants</w:t>
            </w:r>
          </w:p>
        </w:tc>
        <w:tc>
          <w:tcPr>
            <w:tcW w:w="7199" w:type="dxa"/>
          </w:tcPr>
          <w:p w:rsidR="006D1D1E" w:rsidRPr="006471DE" w:rsidRDefault="00F6755E" w:rsidP="00353BED">
            <w:pPr>
              <w:tabs>
                <w:tab w:val="left" w:pos="885"/>
              </w:tabs>
              <w:rPr>
                <w:rFonts w:cstheme="minorHAnsi"/>
              </w:rPr>
            </w:pPr>
            <w:r>
              <w:rPr>
                <w:rFonts w:cstheme="minorHAnsi"/>
              </w:rPr>
              <w:t>5</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Project</w:t>
            </w:r>
          </w:p>
        </w:tc>
        <w:tc>
          <w:tcPr>
            <w:tcW w:w="7199" w:type="dxa"/>
          </w:tcPr>
          <w:p w:rsidR="006D1D1E" w:rsidRPr="006471DE" w:rsidRDefault="00F6755E" w:rsidP="00353BED">
            <w:pPr>
              <w:tabs>
                <w:tab w:val="left" w:pos="885"/>
              </w:tabs>
              <w:rPr>
                <w:rFonts w:cstheme="minorHAnsi"/>
              </w:rPr>
            </w:pPr>
            <w:r>
              <w:rPr>
                <w:b/>
                <w:bCs/>
                <w:szCs w:val="24"/>
              </w:rPr>
              <w:t>Gender Equality in Media; Beyond Awareness and Advocacy</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Funded by </w:t>
            </w:r>
          </w:p>
        </w:tc>
        <w:tc>
          <w:tcPr>
            <w:tcW w:w="7199" w:type="dxa"/>
          </w:tcPr>
          <w:p w:rsidR="006D1D1E" w:rsidRPr="006471DE" w:rsidRDefault="00F6755E" w:rsidP="00353BED">
            <w:pPr>
              <w:rPr>
                <w:rFonts w:cstheme="minorHAnsi"/>
                <w:shd w:val="clear" w:color="auto" w:fill="FFFFFF"/>
              </w:rPr>
            </w:pPr>
            <w:r>
              <w:t xml:space="preserve">World Association for Christian Communication - </w:t>
            </w:r>
            <w:r>
              <w:rPr>
                <w:rFonts w:cstheme="minorHAnsi"/>
                <w:shd w:val="clear" w:color="auto" w:fill="FFFFFF"/>
              </w:rPr>
              <w:t>WACC</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Description </w:t>
            </w:r>
          </w:p>
        </w:tc>
        <w:tc>
          <w:tcPr>
            <w:tcW w:w="7199" w:type="dxa"/>
          </w:tcPr>
          <w:p w:rsidR="00F6755E" w:rsidRDefault="00F6755E" w:rsidP="00F6755E">
            <w:pPr>
              <w:ind w:left="-86"/>
            </w:pPr>
            <w:r>
              <w:rPr>
                <w:noProof/>
                <w:lang w:val="en-US" w:bidi="ar-SA"/>
              </w:rPr>
              <w:drawing>
                <wp:anchor distT="0" distB="0" distL="114300" distR="114300" simplePos="0" relativeHeight="251669504" behindDoc="0" locked="0" layoutInCell="1" allowOverlap="1" wp14:anchorId="4642FDD1" wp14:editId="13101538">
                  <wp:simplePos x="0" y="0"/>
                  <wp:positionH relativeFrom="column">
                    <wp:posOffset>1791335</wp:posOffset>
                  </wp:positionH>
                  <wp:positionV relativeFrom="paragraph">
                    <wp:posOffset>513715</wp:posOffset>
                  </wp:positionV>
                  <wp:extent cx="2543175" cy="1506220"/>
                  <wp:effectExtent l="0" t="0" r="9525"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3175" cy="1506220"/>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4"/>
              </w:rPr>
              <w:t xml:space="preserve">Uks held a series of on-desk consultations with executives of print and </w:t>
            </w:r>
            <w:r>
              <w:t xml:space="preserve">electronic media houses to sensitise media managers and share publications/toolkits and </w:t>
            </w:r>
            <w:proofErr w:type="spellStart"/>
            <w:r>
              <w:t>Uks’s</w:t>
            </w:r>
            <w:proofErr w:type="spellEnd"/>
            <w:r>
              <w:t xml:space="preserve"> Code of Ethics for voluntary adoption. </w:t>
            </w:r>
          </w:p>
          <w:p w:rsidR="00F6755E" w:rsidRDefault="00F6755E" w:rsidP="00F6755E">
            <w:pPr>
              <w:ind w:left="-86"/>
            </w:pPr>
            <w:r>
              <w:t>The media houses include Islamabad offices of:</w:t>
            </w:r>
          </w:p>
          <w:p w:rsidR="00F6755E" w:rsidRPr="00F6755E" w:rsidRDefault="00F6755E" w:rsidP="00F6755E">
            <w:pPr>
              <w:pStyle w:val="ListParagraph"/>
              <w:numPr>
                <w:ilvl w:val="0"/>
                <w:numId w:val="13"/>
              </w:numPr>
            </w:pPr>
            <w:r w:rsidRPr="00F6755E">
              <w:t xml:space="preserve">Daily Pakistan, </w:t>
            </w:r>
          </w:p>
          <w:p w:rsidR="00F6755E" w:rsidRPr="00F6755E" w:rsidRDefault="00F6755E" w:rsidP="00F6755E">
            <w:pPr>
              <w:pStyle w:val="ListParagraph"/>
              <w:numPr>
                <w:ilvl w:val="0"/>
                <w:numId w:val="13"/>
              </w:numPr>
            </w:pPr>
            <w:r w:rsidRPr="00F6755E">
              <w:t xml:space="preserve">Daily Jinnah, </w:t>
            </w:r>
          </w:p>
          <w:p w:rsidR="00F6755E" w:rsidRPr="00F6755E" w:rsidRDefault="00F6755E" w:rsidP="00F6755E">
            <w:pPr>
              <w:pStyle w:val="ListParagraph"/>
              <w:numPr>
                <w:ilvl w:val="0"/>
                <w:numId w:val="13"/>
              </w:numPr>
            </w:pPr>
            <w:r w:rsidRPr="00F6755E">
              <w:t xml:space="preserve">FM Radio Power 99, </w:t>
            </w:r>
          </w:p>
          <w:p w:rsidR="00F6755E" w:rsidRPr="00F6755E" w:rsidRDefault="00F6755E" w:rsidP="00F6755E">
            <w:pPr>
              <w:pStyle w:val="ListParagraph"/>
              <w:numPr>
                <w:ilvl w:val="0"/>
                <w:numId w:val="13"/>
              </w:numPr>
            </w:pPr>
            <w:r w:rsidRPr="00F6755E">
              <w:t xml:space="preserve">Radio Pakistan PBC, </w:t>
            </w:r>
          </w:p>
          <w:p w:rsidR="00F6755E" w:rsidRPr="00F6755E" w:rsidRDefault="00F6755E" w:rsidP="00F6755E">
            <w:pPr>
              <w:pStyle w:val="ListParagraph"/>
              <w:numPr>
                <w:ilvl w:val="0"/>
                <w:numId w:val="13"/>
              </w:numPr>
            </w:pPr>
            <w:proofErr w:type="spellStart"/>
            <w:r w:rsidRPr="00F6755E">
              <w:t>Duniya</w:t>
            </w:r>
            <w:proofErr w:type="spellEnd"/>
            <w:r w:rsidRPr="00F6755E">
              <w:t xml:space="preserve"> TV, </w:t>
            </w:r>
          </w:p>
          <w:p w:rsidR="00F6755E" w:rsidRPr="00F6755E" w:rsidRDefault="00F6755E" w:rsidP="00F6755E">
            <w:pPr>
              <w:pStyle w:val="ListParagraph"/>
              <w:numPr>
                <w:ilvl w:val="0"/>
                <w:numId w:val="13"/>
              </w:numPr>
            </w:pPr>
            <w:r w:rsidRPr="00F6755E">
              <w:t xml:space="preserve">PTV, and  </w:t>
            </w:r>
          </w:p>
          <w:p w:rsidR="00F6755E" w:rsidRPr="00F6755E" w:rsidRDefault="00F6755E" w:rsidP="00F6755E">
            <w:pPr>
              <w:pStyle w:val="ListParagraph"/>
              <w:numPr>
                <w:ilvl w:val="0"/>
                <w:numId w:val="13"/>
              </w:numPr>
              <w:rPr>
                <w:szCs w:val="24"/>
                <w:lang w:bidi="ar-SA"/>
              </w:rPr>
            </w:pPr>
            <w:proofErr w:type="spellStart"/>
            <w:r w:rsidRPr="00F6755E">
              <w:t>Aaj</w:t>
            </w:r>
            <w:proofErr w:type="spellEnd"/>
            <w:r w:rsidRPr="00F6755E">
              <w:t xml:space="preserve"> TV.</w:t>
            </w:r>
          </w:p>
          <w:p w:rsidR="006D1D1E" w:rsidRDefault="00F6755E" w:rsidP="00F6755E">
            <w:pPr>
              <w:ind w:left="-86"/>
              <w:jc w:val="both"/>
              <w:rPr>
                <w:szCs w:val="24"/>
              </w:rPr>
            </w:pPr>
            <w:r>
              <w:rPr>
                <w:szCs w:val="24"/>
              </w:rPr>
              <w:t xml:space="preserve">The team visited these media houses and briefed them about Uks’ project and tools which were designed to end news sexism. Talking about gender-just media content especially in news about politics, sports and violence, Uks’ team shared media clippings of content produced by the media house which violated gender-sensitivity ethics. The team also questioned them on their policies for work place harassment, safe working environment for women and better workplace infrastructure e.g. separate washrooms etc. and equal salary and promotion </w:t>
            </w:r>
            <w:r>
              <w:rPr>
                <w:szCs w:val="24"/>
              </w:rPr>
              <w:lastRenderedPageBreak/>
              <w:t xml:space="preserve">policies for female employees. The representatives assured them that they would try their level best to provide women with better facilities but due to budget constraints and uncooperative staff members, circumstances in media houses are not ideal and require a lot of improvement. </w:t>
            </w:r>
          </w:p>
          <w:p w:rsidR="00F6755E" w:rsidRPr="00F6755E" w:rsidRDefault="00F6755E" w:rsidP="00F6755E">
            <w:pPr>
              <w:ind w:left="-86"/>
              <w:jc w:val="both"/>
              <w:rPr>
                <w:szCs w:val="24"/>
              </w:rPr>
            </w:pPr>
          </w:p>
        </w:tc>
      </w:tr>
    </w:tbl>
    <w:p w:rsidR="006D1D1E" w:rsidRDefault="006D1D1E" w:rsidP="00336C77">
      <w:pPr>
        <w:rPr>
          <w:b/>
          <w:sz w:val="28"/>
        </w:rPr>
      </w:pPr>
    </w:p>
    <w:p w:rsidR="006D1D1E" w:rsidRDefault="006D1D1E" w:rsidP="00336C77">
      <w:pPr>
        <w:rPr>
          <w:b/>
          <w:sz w:val="28"/>
        </w:rPr>
      </w:pPr>
    </w:p>
    <w:tbl>
      <w:tblPr>
        <w:tblStyle w:val="TableGrid"/>
        <w:tblW w:w="0" w:type="auto"/>
        <w:tblLook w:val="04A0" w:firstRow="1" w:lastRow="0" w:firstColumn="1" w:lastColumn="0" w:noHBand="0" w:noVBand="1"/>
      </w:tblPr>
      <w:tblGrid>
        <w:gridCol w:w="2151"/>
        <w:gridCol w:w="7199"/>
      </w:tblGrid>
      <w:tr w:rsidR="006D1D1E" w:rsidRPr="006471DE" w:rsidTr="00353BED">
        <w:tc>
          <w:tcPr>
            <w:tcW w:w="9350" w:type="dxa"/>
            <w:gridSpan w:val="2"/>
          </w:tcPr>
          <w:p w:rsidR="006D1D1E" w:rsidRPr="00557483" w:rsidRDefault="00F6755E" w:rsidP="00557483">
            <w:pPr>
              <w:pStyle w:val="ListParagraph"/>
              <w:numPr>
                <w:ilvl w:val="0"/>
                <w:numId w:val="14"/>
              </w:numPr>
              <w:rPr>
                <w:rFonts w:cstheme="minorHAnsi"/>
                <w:b/>
              </w:rPr>
            </w:pPr>
            <w:r w:rsidRPr="00557483">
              <w:rPr>
                <w:b/>
              </w:rPr>
              <w:t>Panel Discussion on Feminising Media</w:t>
            </w:r>
            <w:r w:rsidR="00264EC5">
              <w:rPr>
                <w:b/>
              </w:rPr>
              <w:t xml:space="preserve"> </w:t>
            </w:r>
            <w:r w:rsidR="00264EC5" w:rsidRPr="00264EC5">
              <w:rPr>
                <w:rFonts w:eastAsia="Times New Roman"/>
                <w:b/>
                <w:bCs/>
                <w:highlight w:val="cyan"/>
              </w:rPr>
              <w:t>(filter theme – gender-just media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Date/Year</w:t>
            </w:r>
          </w:p>
        </w:tc>
        <w:tc>
          <w:tcPr>
            <w:tcW w:w="7199" w:type="dxa"/>
          </w:tcPr>
          <w:p w:rsidR="006D1D1E" w:rsidRPr="006471DE" w:rsidRDefault="00F6755E" w:rsidP="00353BED">
            <w:pPr>
              <w:tabs>
                <w:tab w:val="left" w:pos="885"/>
              </w:tabs>
              <w:rPr>
                <w:rFonts w:cstheme="minorHAnsi"/>
              </w:rPr>
            </w:pPr>
            <w:r>
              <w:rPr>
                <w:rFonts w:cstheme="minorHAnsi"/>
              </w:rPr>
              <w:t xml:space="preserve">2018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Participants</w:t>
            </w:r>
          </w:p>
        </w:tc>
        <w:tc>
          <w:tcPr>
            <w:tcW w:w="7199" w:type="dxa"/>
          </w:tcPr>
          <w:p w:rsidR="006D1D1E" w:rsidRPr="006471DE" w:rsidRDefault="00F6755E" w:rsidP="00353BED">
            <w:pPr>
              <w:tabs>
                <w:tab w:val="left" w:pos="885"/>
              </w:tabs>
              <w:rPr>
                <w:rFonts w:cstheme="minorHAnsi"/>
              </w:rPr>
            </w:pPr>
            <w:r>
              <w:rPr>
                <w:rFonts w:cstheme="minorHAnsi"/>
              </w:rPr>
              <w:t>70+</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Project</w:t>
            </w:r>
          </w:p>
        </w:tc>
        <w:tc>
          <w:tcPr>
            <w:tcW w:w="7199" w:type="dxa"/>
          </w:tcPr>
          <w:p w:rsidR="006D1D1E" w:rsidRPr="006471DE" w:rsidRDefault="00F6755E" w:rsidP="00353BED">
            <w:pPr>
              <w:tabs>
                <w:tab w:val="left" w:pos="885"/>
              </w:tabs>
              <w:rPr>
                <w:rFonts w:cstheme="minorHAnsi"/>
              </w:rPr>
            </w:pPr>
            <w:r>
              <w:rPr>
                <w:rFonts w:cstheme="minorHAnsi"/>
              </w:rPr>
              <w:t>Twenty years of Uks</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Funded by </w:t>
            </w:r>
          </w:p>
        </w:tc>
        <w:tc>
          <w:tcPr>
            <w:tcW w:w="7199" w:type="dxa"/>
          </w:tcPr>
          <w:p w:rsidR="006D1D1E" w:rsidRPr="006471DE" w:rsidRDefault="00F6755E" w:rsidP="00353BED">
            <w:pPr>
              <w:rPr>
                <w:rFonts w:cstheme="minorHAnsi"/>
                <w:shd w:val="clear" w:color="auto" w:fill="FFFFFF"/>
              </w:rPr>
            </w:pPr>
            <w:r>
              <w:rPr>
                <w:rFonts w:cstheme="minorHAnsi"/>
                <w:shd w:val="clear" w:color="auto" w:fill="FFFFFF"/>
              </w:rPr>
              <w:t>Uks Research Centre</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Description </w:t>
            </w:r>
          </w:p>
        </w:tc>
        <w:tc>
          <w:tcPr>
            <w:tcW w:w="7199" w:type="dxa"/>
          </w:tcPr>
          <w:p w:rsidR="006D1D1E" w:rsidRPr="006471DE" w:rsidRDefault="00F70C84" w:rsidP="00F70C84">
            <w:pPr>
              <w:ind w:left="-86"/>
              <w:jc w:val="both"/>
              <w:rPr>
                <w:rFonts w:cstheme="minorHAnsi"/>
              </w:rPr>
            </w:pPr>
            <w:r>
              <w:rPr>
                <w:noProof/>
                <w:lang w:val="en-US" w:bidi="ar-SA"/>
              </w:rPr>
              <w:drawing>
                <wp:anchor distT="0" distB="0" distL="114300" distR="114300" simplePos="0" relativeHeight="251670528" behindDoc="0" locked="0" layoutInCell="1" allowOverlap="1">
                  <wp:simplePos x="0" y="0"/>
                  <wp:positionH relativeFrom="column">
                    <wp:posOffset>29210</wp:posOffset>
                  </wp:positionH>
                  <wp:positionV relativeFrom="paragraph">
                    <wp:posOffset>1353820</wp:posOffset>
                  </wp:positionV>
                  <wp:extent cx="3152775" cy="1357630"/>
                  <wp:effectExtent l="0" t="0" r="9525" b="0"/>
                  <wp:wrapSquare wrapText="bothSides"/>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35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F6755E">
              <w:t xml:space="preserve">Tasneem Ahmar, Executive Director, Uks Research Centre launched the publication ‘Uks </w:t>
            </w:r>
            <w:proofErr w:type="spellStart"/>
            <w:r w:rsidR="00F6755E">
              <w:t>Kahani</w:t>
            </w:r>
            <w:proofErr w:type="spellEnd"/>
            <w:r w:rsidR="00F6755E">
              <w:t xml:space="preserve">’ and shared her story of 20 years of passion and commitment from the founding of Uks till its 20th Anniversary. The panel discussion on Feminizing News and Views in Pakistani was moderated by </w:t>
            </w:r>
            <w:proofErr w:type="spellStart"/>
            <w:r w:rsidR="00F6755E">
              <w:t>Farieha</w:t>
            </w:r>
            <w:proofErr w:type="spellEnd"/>
            <w:r w:rsidR="00F6755E">
              <w:t xml:space="preserve"> Aziz.  Senior journalist Zubeida Mustafa said that there was a need for more female journalists. </w:t>
            </w:r>
            <w:r>
              <w:t xml:space="preserve">‘Money makes the world go round. The owners always have an upper hand and they think in terms of commercialisation first because they are running businesses,’ she said. </w:t>
            </w:r>
            <w:r w:rsidR="00F6755E">
              <w:t xml:space="preserve">Kamal Siddiqui, Director of the Centre of Excellence in Journalism at the Institute of Business Administration shared that editors gave women reporters soft beats as they think they don`t have the means or attitude for hard news. </w:t>
            </w:r>
            <w:proofErr w:type="spellStart"/>
            <w:r w:rsidR="00F6755E">
              <w:t>Uzma</w:t>
            </w:r>
            <w:proofErr w:type="spellEnd"/>
            <w:r w:rsidR="00F6755E">
              <w:t xml:space="preserve"> </w:t>
            </w:r>
            <w:proofErr w:type="spellStart"/>
            <w:r w:rsidR="00F6755E">
              <w:t>Alkarim</w:t>
            </w:r>
            <w:proofErr w:type="spellEnd"/>
            <w:r w:rsidR="00F6755E">
              <w:t xml:space="preserve">, Head of the Gender Sensitivity Committee at Geo TV, said she had known people who believed that women don`t step out of their homes to build careers, but only if they had financial needs to cater to. Film-maker and actor Meher Jafri said what society reflected was also filtered down in content. `Our plays and movies show tragedies with weak and victimised women,’ she said. ‘But this is also what the viewers like to watch so the sponsors also support such plays and movies.’ </w:t>
            </w:r>
          </w:p>
        </w:tc>
      </w:tr>
    </w:tbl>
    <w:p w:rsidR="006D1D1E" w:rsidRDefault="006D1D1E" w:rsidP="00336C77">
      <w:pPr>
        <w:rPr>
          <w:b/>
          <w:sz w:val="28"/>
        </w:rPr>
      </w:pPr>
    </w:p>
    <w:p w:rsidR="006D1D1E" w:rsidRDefault="006D1D1E" w:rsidP="00336C77">
      <w:pPr>
        <w:rPr>
          <w:b/>
          <w:sz w:val="28"/>
        </w:rPr>
      </w:pPr>
    </w:p>
    <w:tbl>
      <w:tblPr>
        <w:tblStyle w:val="TableGrid"/>
        <w:tblW w:w="0" w:type="auto"/>
        <w:tblLook w:val="04A0" w:firstRow="1" w:lastRow="0" w:firstColumn="1" w:lastColumn="0" w:noHBand="0" w:noVBand="1"/>
      </w:tblPr>
      <w:tblGrid>
        <w:gridCol w:w="2151"/>
        <w:gridCol w:w="7199"/>
      </w:tblGrid>
      <w:tr w:rsidR="00F6755E" w:rsidRPr="006471DE" w:rsidTr="00353BED">
        <w:tc>
          <w:tcPr>
            <w:tcW w:w="9350" w:type="dxa"/>
            <w:gridSpan w:val="2"/>
          </w:tcPr>
          <w:p w:rsidR="00F70C84" w:rsidRPr="00557483" w:rsidRDefault="00F70C84" w:rsidP="00557483">
            <w:pPr>
              <w:pStyle w:val="ListParagraph"/>
              <w:numPr>
                <w:ilvl w:val="0"/>
                <w:numId w:val="14"/>
              </w:numPr>
              <w:rPr>
                <w:b/>
                <w:lang w:bidi="ar-SA"/>
              </w:rPr>
            </w:pPr>
            <w:r w:rsidRPr="00557483">
              <w:rPr>
                <w:b/>
              </w:rPr>
              <w:t xml:space="preserve">One-day National conference on Feminising Media in Pakistan  </w:t>
            </w:r>
            <w:r w:rsidR="00264EC5" w:rsidRPr="00264EC5">
              <w:rPr>
                <w:rFonts w:eastAsia="Times New Roman"/>
                <w:b/>
                <w:bCs/>
                <w:highlight w:val="cyan"/>
              </w:rPr>
              <w:t>(filter theme – gender-just media )</w:t>
            </w:r>
          </w:p>
          <w:p w:rsidR="00F6755E" w:rsidRPr="006471DE" w:rsidRDefault="00F6755E" w:rsidP="00353BED">
            <w:pPr>
              <w:rPr>
                <w:rFonts w:cstheme="minorHAnsi"/>
                <w:b/>
              </w:rPr>
            </w:pP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Date/Year</w:t>
            </w:r>
          </w:p>
        </w:tc>
        <w:tc>
          <w:tcPr>
            <w:tcW w:w="7199" w:type="dxa"/>
          </w:tcPr>
          <w:p w:rsidR="00F6755E" w:rsidRPr="006471DE" w:rsidRDefault="00F70C84" w:rsidP="00353BED">
            <w:pPr>
              <w:tabs>
                <w:tab w:val="left" w:pos="885"/>
              </w:tabs>
              <w:rPr>
                <w:rFonts w:cstheme="minorHAnsi"/>
              </w:rPr>
            </w:pPr>
            <w:r>
              <w:rPr>
                <w:rFonts w:cstheme="minorHAnsi"/>
              </w:rPr>
              <w:t xml:space="preserve">2018 </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Participants</w:t>
            </w:r>
          </w:p>
        </w:tc>
        <w:tc>
          <w:tcPr>
            <w:tcW w:w="7199" w:type="dxa"/>
          </w:tcPr>
          <w:p w:rsidR="00F6755E" w:rsidRPr="006471DE" w:rsidRDefault="00F70C84" w:rsidP="00353BED">
            <w:pPr>
              <w:tabs>
                <w:tab w:val="left" w:pos="885"/>
              </w:tabs>
              <w:rPr>
                <w:rFonts w:cstheme="minorHAnsi"/>
              </w:rPr>
            </w:pPr>
            <w:r>
              <w:rPr>
                <w:rFonts w:cstheme="minorHAnsi"/>
              </w:rPr>
              <w:t>100+</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lastRenderedPageBreak/>
              <w:t>Project</w:t>
            </w:r>
          </w:p>
        </w:tc>
        <w:tc>
          <w:tcPr>
            <w:tcW w:w="7199" w:type="dxa"/>
          </w:tcPr>
          <w:p w:rsidR="00F6755E" w:rsidRPr="006471DE" w:rsidRDefault="00F70C84" w:rsidP="00353BED">
            <w:pPr>
              <w:tabs>
                <w:tab w:val="left" w:pos="885"/>
              </w:tabs>
              <w:rPr>
                <w:rFonts w:cstheme="minorHAnsi"/>
              </w:rPr>
            </w:pPr>
            <w:r>
              <w:rPr>
                <w:rFonts w:cstheme="minorHAnsi"/>
              </w:rPr>
              <w:t xml:space="preserve">Twenty years of Uks </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 xml:space="preserve">Funded by </w:t>
            </w:r>
          </w:p>
        </w:tc>
        <w:tc>
          <w:tcPr>
            <w:tcW w:w="7199" w:type="dxa"/>
          </w:tcPr>
          <w:p w:rsidR="00F6755E" w:rsidRPr="006471DE" w:rsidRDefault="00F70C84" w:rsidP="00353BED">
            <w:pPr>
              <w:rPr>
                <w:rFonts w:cstheme="minorHAnsi"/>
                <w:shd w:val="clear" w:color="auto" w:fill="FFFFFF"/>
              </w:rPr>
            </w:pPr>
            <w:r>
              <w:rPr>
                <w:rFonts w:cstheme="minorHAnsi"/>
                <w:shd w:val="clear" w:color="auto" w:fill="FFFFFF"/>
              </w:rPr>
              <w:t>Uks Research Centre</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 xml:space="preserve">Description </w:t>
            </w:r>
          </w:p>
        </w:tc>
        <w:tc>
          <w:tcPr>
            <w:tcW w:w="7199" w:type="dxa"/>
          </w:tcPr>
          <w:p w:rsidR="00F6755E" w:rsidRPr="00F70C84" w:rsidRDefault="00F70C84" w:rsidP="00F70C84">
            <w:pPr>
              <w:ind w:left="-86"/>
              <w:jc w:val="both"/>
            </w:pPr>
            <w:r>
              <w:rPr>
                <w:noProof/>
                <w:lang w:val="en-US" w:bidi="ar-SA"/>
              </w:rPr>
              <w:drawing>
                <wp:anchor distT="0" distB="0" distL="114300" distR="114300" simplePos="0" relativeHeight="251671552" behindDoc="0" locked="0" layoutInCell="1" allowOverlap="1">
                  <wp:simplePos x="0" y="0"/>
                  <wp:positionH relativeFrom="column">
                    <wp:posOffset>810260</wp:posOffset>
                  </wp:positionH>
                  <wp:positionV relativeFrom="paragraph">
                    <wp:posOffset>1109345</wp:posOffset>
                  </wp:positionV>
                  <wp:extent cx="2690495" cy="179260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0495" cy="1792605"/>
                          </a:xfrm>
                          <a:prstGeom prst="rect">
                            <a:avLst/>
                          </a:prstGeom>
                        </pic:spPr>
                      </pic:pic>
                    </a:graphicData>
                  </a:graphic>
                  <wp14:sizeRelH relativeFrom="page">
                    <wp14:pctWidth>0</wp14:pctWidth>
                  </wp14:sizeRelH>
                  <wp14:sizeRelV relativeFrom="page">
                    <wp14:pctHeight>0</wp14:pctHeight>
                  </wp14:sizeRelV>
                </wp:anchor>
              </w:drawing>
            </w:r>
            <w:r>
              <w:t xml:space="preserve">In the opening keynote address, Leader of the Opposition in the Senate, Sherry </w:t>
            </w:r>
            <w:proofErr w:type="spellStart"/>
            <w:r>
              <w:t>Rehman</w:t>
            </w:r>
            <w:proofErr w:type="spellEnd"/>
            <w:r>
              <w:t xml:space="preserve"> stated that journalism and democracy were very strongly connected. Women 30 years ago had fewer roles as models and mentors and had to claim their spaces. She added that 79 percent of women in media content are portrayed as victims even now and the situation is not satisfactory as according to press clubs, women make up only small percentage of the total number of journalists in Pakistan. The first was a panel discussion on `Feminizing News and Views in Pakistani Media`, which featured journalists from various media houses. Artist and activist </w:t>
            </w:r>
            <w:proofErr w:type="spellStart"/>
            <w:r>
              <w:t>Sheema</w:t>
            </w:r>
            <w:proofErr w:type="spellEnd"/>
            <w:r>
              <w:t xml:space="preserve"> </w:t>
            </w:r>
            <w:proofErr w:type="spellStart"/>
            <w:r>
              <w:t>Kermani</w:t>
            </w:r>
            <w:proofErr w:type="spellEnd"/>
            <w:r>
              <w:t xml:space="preserve"> began the second session with a discussion on art as activism. She noted that dance is often considered the lowest category of art in society. During the discussion, Dawn CEO Hameed Haroon said the Pakistan media was not a domain where women were employed before 1979. He spoke about how Dawn became an equal opportunity employer, giving preference to women that increased the number of women working there from one to 40 within a year. Former NCSW Chairperson Khawar Mumtaz said women journalists had played a great role in </w:t>
            </w:r>
            <w:proofErr w:type="spellStart"/>
            <w:r>
              <w:t>womens</w:t>
            </w:r>
            <w:proofErr w:type="spellEnd"/>
            <w:r>
              <w:t xml:space="preserve">’ rights movements, while renowned poet Kishwar Naheed spoke about the media scenario for women in the 50s and 60s, and the various trends of how women are portrayed in the print media. Ms Naheed also recited poems including </w:t>
            </w:r>
            <w:r>
              <w:rPr>
                <w:i/>
                <w:iCs/>
              </w:rPr>
              <w:t xml:space="preserve">Hum </w:t>
            </w:r>
            <w:proofErr w:type="spellStart"/>
            <w:r>
              <w:rPr>
                <w:i/>
                <w:iCs/>
              </w:rPr>
              <w:t>Gunahgaar</w:t>
            </w:r>
            <w:proofErr w:type="spellEnd"/>
            <w:r>
              <w:rPr>
                <w:i/>
                <w:iCs/>
              </w:rPr>
              <w:t xml:space="preserve"> </w:t>
            </w:r>
            <w:proofErr w:type="spellStart"/>
            <w:r>
              <w:rPr>
                <w:i/>
                <w:iCs/>
              </w:rPr>
              <w:t>Aurtain</w:t>
            </w:r>
            <w:proofErr w:type="spellEnd"/>
            <w:r>
              <w:t xml:space="preserve"> and </w:t>
            </w:r>
            <w:proofErr w:type="spellStart"/>
            <w:r>
              <w:rPr>
                <w:i/>
                <w:iCs/>
              </w:rPr>
              <w:t>Jootay</w:t>
            </w:r>
            <w:proofErr w:type="spellEnd"/>
            <w:r>
              <w:rPr>
                <w:i/>
                <w:iCs/>
              </w:rPr>
              <w:t xml:space="preserve"> </w:t>
            </w:r>
            <w:proofErr w:type="spellStart"/>
            <w:r>
              <w:rPr>
                <w:i/>
                <w:iCs/>
              </w:rPr>
              <w:t>bechti</w:t>
            </w:r>
            <w:proofErr w:type="spellEnd"/>
            <w:r>
              <w:t xml:space="preserve">, </w:t>
            </w:r>
            <w:proofErr w:type="spellStart"/>
            <w:r>
              <w:rPr>
                <w:i/>
                <w:iCs/>
              </w:rPr>
              <w:t>mozay</w:t>
            </w:r>
            <w:proofErr w:type="spellEnd"/>
            <w:r>
              <w:rPr>
                <w:i/>
                <w:iCs/>
              </w:rPr>
              <w:t xml:space="preserve"> </w:t>
            </w:r>
            <w:proofErr w:type="spellStart"/>
            <w:r>
              <w:rPr>
                <w:i/>
                <w:iCs/>
              </w:rPr>
              <w:t>bechti</w:t>
            </w:r>
            <w:proofErr w:type="spellEnd"/>
            <w:r>
              <w:rPr>
                <w:i/>
                <w:iCs/>
              </w:rPr>
              <w:t xml:space="preserve"> </w:t>
            </w:r>
            <w:proofErr w:type="spellStart"/>
            <w:r>
              <w:rPr>
                <w:i/>
                <w:iCs/>
              </w:rPr>
              <w:t>aurat</w:t>
            </w:r>
            <w:proofErr w:type="spellEnd"/>
            <w:r>
              <w:rPr>
                <w:i/>
                <w:iCs/>
              </w:rPr>
              <w:t xml:space="preserve"> </w:t>
            </w:r>
            <w:proofErr w:type="spellStart"/>
            <w:r>
              <w:rPr>
                <w:i/>
                <w:iCs/>
              </w:rPr>
              <w:t>mera</w:t>
            </w:r>
            <w:proofErr w:type="spellEnd"/>
            <w:r>
              <w:rPr>
                <w:i/>
                <w:iCs/>
              </w:rPr>
              <w:t xml:space="preserve"> </w:t>
            </w:r>
            <w:proofErr w:type="spellStart"/>
            <w:r>
              <w:rPr>
                <w:i/>
                <w:iCs/>
              </w:rPr>
              <w:t>naam</w:t>
            </w:r>
            <w:proofErr w:type="spellEnd"/>
            <w:r>
              <w:rPr>
                <w:i/>
                <w:iCs/>
              </w:rPr>
              <w:t xml:space="preserve"> </w:t>
            </w:r>
            <w:proofErr w:type="spellStart"/>
            <w:r>
              <w:rPr>
                <w:i/>
                <w:iCs/>
              </w:rPr>
              <w:t>nahi</w:t>
            </w:r>
            <w:proofErr w:type="spellEnd"/>
            <w:r>
              <w:t>`.</w:t>
            </w:r>
          </w:p>
        </w:tc>
      </w:tr>
    </w:tbl>
    <w:p w:rsidR="006D1D1E" w:rsidRDefault="006D1D1E" w:rsidP="00336C77">
      <w:pPr>
        <w:rPr>
          <w:b/>
          <w:sz w:val="28"/>
        </w:rPr>
      </w:pPr>
    </w:p>
    <w:tbl>
      <w:tblPr>
        <w:tblStyle w:val="TableGrid"/>
        <w:tblW w:w="0" w:type="auto"/>
        <w:tblLook w:val="04A0" w:firstRow="1" w:lastRow="0" w:firstColumn="1" w:lastColumn="0" w:noHBand="0" w:noVBand="1"/>
      </w:tblPr>
      <w:tblGrid>
        <w:gridCol w:w="2151"/>
        <w:gridCol w:w="7199"/>
      </w:tblGrid>
      <w:tr w:rsidR="00F6755E" w:rsidRPr="006471DE" w:rsidTr="00353BED">
        <w:tc>
          <w:tcPr>
            <w:tcW w:w="9350" w:type="dxa"/>
            <w:gridSpan w:val="2"/>
          </w:tcPr>
          <w:p w:rsidR="00DD4682" w:rsidRPr="00557483" w:rsidRDefault="00DD4682" w:rsidP="00557483">
            <w:pPr>
              <w:pStyle w:val="ListParagraph"/>
              <w:numPr>
                <w:ilvl w:val="0"/>
                <w:numId w:val="14"/>
              </w:numPr>
              <w:rPr>
                <w:b/>
                <w:lang w:val="en-US" w:bidi="ar-SA"/>
              </w:rPr>
            </w:pPr>
            <w:r w:rsidRPr="00557483">
              <w:rPr>
                <w:b/>
              </w:rPr>
              <w:t>Panel discussion - Women of Pakistan: Striving for a gender-just future</w:t>
            </w:r>
            <w:r w:rsidR="00264EC5">
              <w:rPr>
                <w:b/>
              </w:rPr>
              <w:t xml:space="preserve"> </w:t>
            </w:r>
            <w:r w:rsidR="00264EC5" w:rsidRPr="00264EC5">
              <w:rPr>
                <w:rFonts w:eastAsia="Times New Roman"/>
                <w:b/>
                <w:bCs/>
                <w:highlight w:val="cyan"/>
              </w:rPr>
              <w:t>(filter theme – gender-just media )</w:t>
            </w:r>
          </w:p>
          <w:p w:rsidR="00F6755E" w:rsidRPr="006471DE" w:rsidRDefault="00F6755E" w:rsidP="00353BED">
            <w:pPr>
              <w:rPr>
                <w:rFonts w:cstheme="minorHAnsi"/>
                <w:b/>
              </w:rPr>
            </w:pP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Date/Year</w:t>
            </w:r>
          </w:p>
        </w:tc>
        <w:tc>
          <w:tcPr>
            <w:tcW w:w="7199" w:type="dxa"/>
          </w:tcPr>
          <w:p w:rsidR="00F6755E" w:rsidRPr="006471DE" w:rsidRDefault="00DD4682" w:rsidP="00353BED">
            <w:pPr>
              <w:tabs>
                <w:tab w:val="left" w:pos="885"/>
              </w:tabs>
              <w:rPr>
                <w:rFonts w:cstheme="minorHAnsi"/>
              </w:rPr>
            </w:pPr>
            <w:r>
              <w:rPr>
                <w:rFonts w:cstheme="minorHAnsi"/>
              </w:rPr>
              <w:t xml:space="preserve">September 2017 </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Participants</w:t>
            </w:r>
          </w:p>
        </w:tc>
        <w:tc>
          <w:tcPr>
            <w:tcW w:w="7199" w:type="dxa"/>
          </w:tcPr>
          <w:p w:rsidR="00F6755E" w:rsidRPr="006471DE" w:rsidRDefault="00A54247" w:rsidP="00353BED">
            <w:pPr>
              <w:tabs>
                <w:tab w:val="left" w:pos="885"/>
              </w:tabs>
              <w:rPr>
                <w:rFonts w:cstheme="minorHAnsi"/>
              </w:rPr>
            </w:pPr>
            <w:r>
              <w:rPr>
                <w:rFonts w:cstheme="minorHAnsi"/>
              </w:rPr>
              <w:t>50+</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Project</w:t>
            </w:r>
          </w:p>
        </w:tc>
        <w:tc>
          <w:tcPr>
            <w:tcW w:w="7199" w:type="dxa"/>
          </w:tcPr>
          <w:p w:rsidR="00F6755E" w:rsidRPr="006471DE" w:rsidRDefault="00A54247" w:rsidP="00353BED">
            <w:pPr>
              <w:tabs>
                <w:tab w:val="left" w:pos="885"/>
              </w:tabs>
              <w:rPr>
                <w:rFonts w:cstheme="minorHAnsi"/>
              </w:rPr>
            </w:pPr>
            <w:r>
              <w:rPr>
                <w:rFonts w:cstheme="minorHAnsi"/>
              </w:rPr>
              <w:t xml:space="preserve">Commemorating 70 years of Pakistan </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 xml:space="preserve">Funded by </w:t>
            </w:r>
          </w:p>
        </w:tc>
        <w:tc>
          <w:tcPr>
            <w:tcW w:w="7199" w:type="dxa"/>
          </w:tcPr>
          <w:p w:rsidR="00F6755E" w:rsidRPr="006471DE" w:rsidRDefault="00A54247" w:rsidP="00353BED">
            <w:pPr>
              <w:rPr>
                <w:rFonts w:cstheme="minorHAnsi"/>
                <w:shd w:val="clear" w:color="auto" w:fill="FFFFFF"/>
              </w:rPr>
            </w:pPr>
            <w:r>
              <w:rPr>
                <w:rFonts w:cstheme="minorHAnsi"/>
                <w:shd w:val="clear" w:color="auto" w:fill="FFFFFF"/>
              </w:rPr>
              <w:t>Uks Research Centre</w:t>
            </w:r>
          </w:p>
        </w:tc>
      </w:tr>
      <w:tr w:rsidR="00F6755E" w:rsidRPr="006471DE" w:rsidTr="00353BED">
        <w:tc>
          <w:tcPr>
            <w:tcW w:w="2151" w:type="dxa"/>
          </w:tcPr>
          <w:p w:rsidR="00F6755E" w:rsidRPr="006471DE" w:rsidRDefault="00F6755E" w:rsidP="00353BED">
            <w:pPr>
              <w:rPr>
                <w:rFonts w:cstheme="minorHAnsi"/>
              </w:rPr>
            </w:pPr>
            <w:r w:rsidRPr="006471DE">
              <w:rPr>
                <w:rFonts w:cstheme="minorHAnsi"/>
              </w:rPr>
              <w:t xml:space="preserve">Description </w:t>
            </w:r>
          </w:p>
        </w:tc>
        <w:tc>
          <w:tcPr>
            <w:tcW w:w="7199" w:type="dxa"/>
          </w:tcPr>
          <w:p w:rsidR="00DD4682" w:rsidRDefault="00DD4682" w:rsidP="00DD4682">
            <w:pPr>
              <w:spacing w:after="240"/>
              <w:jc w:val="both"/>
              <w:rPr>
                <w:lang w:val="en-US" w:bidi="ar-SA"/>
              </w:rPr>
            </w:pPr>
            <w:r>
              <w:t xml:space="preserve">Uks organised panel discussions in Islamabad and Karachi to commemorate the International Day of Democracy and 70 years of Pakistan.  Speakers for the Islamabad panel discussion included Senator Sherry </w:t>
            </w:r>
            <w:proofErr w:type="spellStart"/>
            <w:r>
              <w:t>Rehman</w:t>
            </w:r>
            <w:proofErr w:type="spellEnd"/>
            <w:r>
              <w:t xml:space="preserve">, Chairperson, </w:t>
            </w:r>
            <w:proofErr w:type="gramStart"/>
            <w:r>
              <w:t>National</w:t>
            </w:r>
            <w:proofErr w:type="gramEnd"/>
            <w:r>
              <w:t xml:space="preserve"> Commission on the Status of Women, Ms Khawar Mumtaz and Senior </w:t>
            </w:r>
            <w:proofErr w:type="spellStart"/>
            <w:r>
              <w:t>Anchorperson</w:t>
            </w:r>
            <w:proofErr w:type="spellEnd"/>
            <w:r>
              <w:t xml:space="preserve"> on Current Affairs Ms </w:t>
            </w:r>
            <w:proofErr w:type="spellStart"/>
            <w:r>
              <w:t>Asma</w:t>
            </w:r>
            <w:proofErr w:type="spellEnd"/>
            <w:r>
              <w:t xml:space="preserve"> </w:t>
            </w:r>
            <w:proofErr w:type="spellStart"/>
            <w:r>
              <w:t>Shirazi</w:t>
            </w:r>
            <w:proofErr w:type="spellEnd"/>
            <w:r>
              <w:t>. Setting the stage for the panel discussion, a digital story “</w:t>
            </w:r>
            <w:r>
              <w:rPr>
                <w:b/>
              </w:rPr>
              <w:t>Women of Pakistan: the Past and Present</w:t>
            </w:r>
            <w:r>
              <w:t>” was screened [</w:t>
            </w:r>
            <w:hyperlink r:id="rId10" w:history="1">
              <w:r>
                <w:rPr>
                  <w:rStyle w:val="Hyperlink"/>
                </w:rPr>
                <w:t>Watch Here</w:t>
              </w:r>
            </w:hyperlink>
            <w:r>
              <w:t xml:space="preserve">]. Produced by Nabeela Aslam for Uks Research </w:t>
            </w:r>
            <w:r>
              <w:lastRenderedPageBreak/>
              <w:t xml:space="preserve">Centre, the digital story paid tribute to the resilient and courageous women who fought against feudal bureaucracy and military dictatorships. Leading movements and raising their voices against the violation of citizen’s rights these women fought parallel battles with misogyny and patriarchal mind-sets. </w:t>
            </w:r>
          </w:p>
          <w:p w:rsidR="00DD4682" w:rsidRDefault="00C702A4" w:rsidP="00DD4682">
            <w:pPr>
              <w:jc w:val="both"/>
              <w:rPr>
                <w:lang w:val="en-US" w:bidi="ar-SA"/>
              </w:rPr>
            </w:pPr>
            <w:r>
              <w:rPr>
                <w:noProof/>
                <w:lang w:val="en-US" w:bidi="ar-SA"/>
              </w:rPr>
              <w:drawing>
                <wp:anchor distT="0" distB="0" distL="114300" distR="114300" simplePos="0" relativeHeight="251672576" behindDoc="0" locked="0" layoutInCell="1" allowOverlap="1">
                  <wp:simplePos x="0" y="0"/>
                  <wp:positionH relativeFrom="column">
                    <wp:posOffset>762635</wp:posOffset>
                  </wp:positionH>
                  <wp:positionV relativeFrom="paragraph">
                    <wp:posOffset>294640</wp:posOffset>
                  </wp:positionV>
                  <wp:extent cx="2552700" cy="15233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999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2700" cy="1523365"/>
                          </a:xfrm>
                          <a:prstGeom prst="rect">
                            <a:avLst/>
                          </a:prstGeom>
                        </pic:spPr>
                      </pic:pic>
                    </a:graphicData>
                  </a:graphic>
                  <wp14:sizeRelH relativeFrom="page">
                    <wp14:pctWidth>0</wp14:pctWidth>
                  </wp14:sizeRelH>
                  <wp14:sizeRelV relativeFrom="page">
                    <wp14:pctHeight>0</wp14:pctHeight>
                  </wp14:sizeRelV>
                </wp:anchor>
              </w:drawing>
            </w:r>
            <w:r w:rsidR="00DD4682">
              <w:t xml:space="preserve">The event in Karachi also began with the screening of the digital story followed by a panel discussion. Karachi </w:t>
            </w:r>
            <w:proofErr w:type="spellStart"/>
            <w:r w:rsidR="00DD4682">
              <w:t>panelists</w:t>
            </w:r>
            <w:proofErr w:type="spellEnd"/>
            <w:r w:rsidR="00DD4682">
              <w:t xml:space="preserve"> were human and women rights activist and journalist Ms. Hilda Saeed, Digital rights defender and journalist Ms. </w:t>
            </w:r>
            <w:proofErr w:type="spellStart"/>
            <w:r w:rsidR="00DD4682">
              <w:t>Fareiha</w:t>
            </w:r>
            <w:proofErr w:type="spellEnd"/>
            <w:r w:rsidR="00DD4682">
              <w:t xml:space="preserve"> Aziz and human rights lawyer Ms. </w:t>
            </w:r>
            <w:proofErr w:type="spellStart"/>
            <w:r w:rsidR="00DD4682">
              <w:t>Maleeha</w:t>
            </w:r>
            <w:proofErr w:type="spellEnd"/>
            <w:r w:rsidR="00DD4682">
              <w:t xml:space="preserve"> Zia </w:t>
            </w:r>
            <w:proofErr w:type="spellStart"/>
            <w:r w:rsidR="00DD4682">
              <w:t>Lari</w:t>
            </w:r>
            <w:proofErr w:type="spellEnd"/>
            <w:r w:rsidR="00DD4682">
              <w:t xml:space="preserve">. Each one of them shared their own take on whether women of Pakistan had progressed or regressed in the last 70 years. It was interesting to listen to the personal and professional experiences of the </w:t>
            </w:r>
            <w:proofErr w:type="spellStart"/>
            <w:r w:rsidR="00DD4682">
              <w:t>panelists</w:t>
            </w:r>
            <w:proofErr w:type="spellEnd"/>
            <w:r w:rsidR="00DD4682">
              <w:t xml:space="preserve"> on the role and status of women in all these years. There was a lively Q&amp;A session moderated by Ms. Tasneem Ahmar. Those present at the event included Zohra </w:t>
            </w:r>
            <w:proofErr w:type="spellStart"/>
            <w:r w:rsidR="00DD4682">
              <w:t>Yusf</w:t>
            </w:r>
            <w:proofErr w:type="spellEnd"/>
            <w:r w:rsidR="00DD4682">
              <w:t xml:space="preserve">, </w:t>
            </w:r>
            <w:proofErr w:type="spellStart"/>
            <w:r w:rsidR="00DD4682">
              <w:t>Sheema</w:t>
            </w:r>
            <w:proofErr w:type="spellEnd"/>
            <w:r w:rsidR="00DD4682">
              <w:t xml:space="preserve"> </w:t>
            </w:r>
            <w:proofErr w:type="spellStart"/>
            <w:r w:rsidR="00DD4682">
              <w:t>Kirmani</w:t>
            </w:r>
            <w:proofErr w:type="spellEnd"/>
            <w:r w:rsidR="00DD4682">
              <w:t xml:space="preserve">, </w:t>
            </w:r>
            <w:proofErr w:type="spellStart"/>
            <w:r w:rsidR="00DD4682">
              <w:t>Javed</w:t>
            </w:r>
            <w:proofErr w:type="spellEnd"/>
            <w:r w:rsidR="00DD4682">
              <w:t xml:space="preserve"> </w:t>
            </w:r>
            <w:proofErr w:type="spellStart"/>
            <w:r w:rsidR="00DD4682">
              <w:t>Jabbar</w:t>
            </w:r>
            <w:proofErr w:type="spellEnd"/>
            <w:r w:rsidR="00DD4682">
              <w:t xml:space="preserve">, Ghazi </w:t>
            </w:r>
            <w:proofErr w:type="spellStart"/>
            <w:r w:rsidR="00DD4682">
              <w:t>Salahuddin</w:t>
            </w:r>
            <w:proofErr w:type="spellEnd"/>
            <w:r w:rsidR="00DD4682">
              <w:t xml:space="preserve">, </w:t>
            </w:r>
            <w:proofErr w:type="spellStart"/>
            <w:r w:rsidR="00DD4682">
              <w:t>Rumana</w:t>
            </w:r>
            <w:proofErr w:type="spellEnd"/>
            <w:r w:rsidR="00DD4682">
              <w:t xml:space="preserve"> Husain, </w:t>
            </w:r>
            <w:proofErr w:type="spellStart"/>
            <w:proofErr w:type="gramStart"/>
            <w:r w:rsidR="00DD4682">
              <w:t>Afia</w:t>
            </w:r>
            <w:proofErr w:type="spellEnd"/>
            <w:proofErr w:type="gramEnd"/>
            <w:r w:rsidR="00DD4682">
              <w:t xml:space="preserve"> Salam.</w:t>
            </w:r>
          </w:p>
          <w:p w:rsidR="00F6755E" w:rsidRPr="006471DE" w:rsidRDefault="00F6755E" w:rsidP="00353BED">
            <w:pPr>
              <w:rPr>
                <w:rFonts w:cstheme="minorHAnsi"/>
              </w:rPr>
            </w:pPr>
          </w:p>
        </w:tc>
      </w:tr>
    </w:tbl>
    <w:p w:rsidR="00F6755E" w:rsidRDefault="00F6755E" w:rsidP="00336C77">
      <w:pPr>
        <w:rPr>
          <w:b/>
          <w:sz w:val="28"/>
        </w:rPr>
      </w:pPr>
    </w:p>
    <w:p w:rsidR="006D1D1E" w:rsidRPr="00336C77" w:rsidRDefault="006D1D1E" w:rsidP="00336C77">
      <w:pPr>
        <w:rPr>
          <w:b/>
          <w:sz w:val="28"/>
        </w:rPr>
      </w:pPr>
    </w:p>
    <w:p w:rsidR="005A2404" w:rsidRPr="006471DE" w:rsidRDefault="005A2404">
      <w:pPr>
        <w:rPr>
          <w:rFonts w:cstheme="minorHAnsi"/>
        </w:rPr>
      </w:pPr>
    </w:p>
    <w:tbl>
      <w:tblPr>
        <w:tblStyle w:val="TableGrid"/>
        <w:tblW w:w="0" w:type="auto"/>
        <w:tblLook w:val="04A0" w:firstRow="1" w:lastRow="0" w:firstColumn="1" w:lastColumn="0" w:noHBand="0" w:noVBand="1"/>
      </w:tblPr>
      <w:tblGrid>
        <w:gridCol w:w="2151"/>
        <w:gridCol w:w="7199"/>
      </w:tblGrid>
      <w:tr w:rsidR="00A47B17" w:rsidRPr="006471DE" w:rsidTr="00D30A2E">
        <w:tc>
          <w:tcPr>
            <w:tcW w:w="9350" w:type="dxa"/>
            <w:gridSpan w:val="2"/>
          </w:tcPr>
          <w:p w:rsidR="00A47B17" w:rsidRPr="00264EC5" w:rsidRDefault="00A47B17" w:rsidP="00557483">
            <w:pPr>
              <w:pStyle w:val="ListParagraph"/>
              <w:numPr>
                <w:ilvl w:val="0"/>
                <w:numId w:val="14"/>
              </w:numPr>
              <w:rPr>
                <w:rFonts w:cstheme="minorHAnsi"/>
                <w:b/>
              </w:rPr>
            </w:pPr>
            <w:r w:rsidRPr="00557483">
              <w:rPr>
                <w:rFonts w:cstheme="minorHAnsi"/>
                <w:b/>
              </w:rPr>
              <w:t xml:space="preserve">National Consultation </w:t>
            </w:r>
            <w:r w:rsidR="0030733D" w:rsidRPr="00557483">
              <w:rPr>
                <w:rFonts w:cstheme="minorHAnsi"/>
                <w:b/>
              </w:rPr>
              <w:t>with Media Stakeholders on</w:t>
            </w:r>
            <w:r w:rsidR="008E23D7" w:rsidRPr="00557483">
              <w:rPr>
                <w:rFonts w:cstheme="minorHAnsi"/>
                <w:b/>
              </w:rPr>
              <w:t xml:space="preserve"> </w:t>
            </w:r>
            <w:r w:rsidRPr="00557483">
              <w:rPr>
                <w:rFonts w:cstheme="minorHAnsi"/>
                <w:b/>
                <w:i/>
              </w:rPr>
              <w:t>Women Media &amp; Ethics: Bridging the Gap</w:t>
            </w:r>
          </w:p>
          <w:p w:rsidR="00264EC5" w:rsidRPr="00264EC5" w:rsidRDefault="00264EC5" w:rsidP="00264EC5">
            <w:pPr>
              <w:rPr>
                <w:rFonts w:cstheme="minorHAnsi"/>
                <w:b/>
              </w:rPr>
            </w:pPr>
            <w:r w:rsidRPr="00264EC5">
              <w:rPr>
                <w:rFonts w:eastAsia="Times New Roman"/>
                <w:b/>
                <w:bCs/>
                <w:highlight w:val="cyan"/>
              </w:rPr>
              <w:t>(filter theme – gender-just media )</w:t>
            </w:r>
          </w:p>
        </w:tc>
      </w:tr>
      <w:tr w:rsidR="00A47B17" w:rsidRPr="006471DE" w:rsidTr="00D30A2E">
        <w:tc>
          <w:tcPr>
            <w:tcW w:w="2151" w:type="dxa"/>
          </w:tcPr>
          <w:p w:rsidR="00A47B17" w:rsidRPr="006471DE" w:rsidRDefault="00A47B17" w:rsidP="00D30A2E">
            <w:pPr>
              <w:rPr>
                <w:rFonts w:cstheme="minorHAnsi"/>
              </w:rPr>
            </w:pPr>
            <w:r w:rsidRPr="006471DE">
              <w:rPr>
                <w:rFonts w:cstheme="minorHAnsi"/>
              </w:rPr>
              <w:t>Date/Year</w:t>
            </w:r>
          </w:p>
        </w:tc>
        <w:tc>
          <w:tcPr>
            <w:tcW w:w="7199" w:type="dxa"/>
          </w:tcPr>
          <w:p w:rsidR="00A47B17" w:rsidRPr="006471DE" w:rsidRDefault="00A47B17" w:rsidP="00E57D19">
            <w:pPr>
              <w:tabs>
                <w:tab w:val="left" w:pos="885"/>
              </w:tabs>
              <w:rPr>
                <w:rFonts w:cstheme="minorHAnsi"/>
              </w:rPr>
            </w:pPr>
            <w:r w:rsidRPr="006471DE">
              <w:rPr>
                <w:rFonts w:cstheme="minorHAnsi"/>
              </w:rPr>
              <w:t>25</w:t>
            </w:r>
            <w:r w:rsidR="00E57D19" w:rsidRPr="006471DE">
              <w:rPr>
                <w:rFonts w:cstheme="minorHAnsi"/>
                <w:vertAlign w:val="superscript"/>
              </w:rPr>
              <w:t>th</w:t>
            </w:r>
            <w:r w:rsidR="00E57D19" w:rsidRPr="006471DE">
              <w:rPr>
                <w:rFonts w:cstheme="minorHAnsi"/>
              </w:rPr>
              <w:t xml:space="preserve"> </w:t>
            </w:r>
            <w:r w:rsidRPr="006471DE">
              <w:rPr>
                <w:rFonts w:cstheme="minorHAnsi"/>
              </w:rPr>
              <w:t>June</w:t>
            </w:r>
            <w:r w:rsidR="00381477" w:rsidRPr="006471DE">
              <w:rPr>
                <w:rFonts w:cstheme="minorHAnsi"/>
              </w:rPr>
              <w:t>,</w:t>
            </w:r>
            <w:r w:rsidRPr="006471DE">
              <w:rPr>
                <w:rFonts w:cstheme="minorHAnsi"/>
              </w:rPr>
              <w:t xml:space="preserve"> 2016</w:t>
            </w:r>
          </w:p>
        </w:tc>
      </w:tr>
      <w:tr w:rsidR="00A47B17" w:rsidRPr="006471DE" w:rsidTr="00D30A2E">
        <w:tc>
          <w:tcPr>
            <w:tcW w:w="2151" w:type="dxa"/>
          </w:tcPr>
          <w:p w:rsidR="00A47B17" w:rsidRPr="006471DE" w:rsidRDefault="00A47B17" w:rsidP="00D30A2E">
            <w:pPr>
              <w:rPr>
                <w:rFonts w:cstheme="minorHAnsi"/>
              </w:rPr>
            </w:pPr>
            <w:r w:rsidRPr="006471DE">
              <w:rPr>
                <w:rFonts w:cstheme="minorHAnsi"/>
              </w:rPr>
              <w:t>Participants</w:t>
            </w:r>
          </w:p>
        </w:tc>
        <w:tc>
          <w:tcPr>
            <w:tcW w:w="7199" w:type="dxa"/>
          </w:tcPr>
          <w:p w:rsidR="00A47B17" w:rsidRPr="006471DE" w:rsidRDefault="00A47B17" w:rsidP="00D30A2E">
            <w:pPr>
              <w:tabs>
                <w:tab w:val="left" w:pos="885"/>
              </w:tabs>
              <w:rPr>
                <w:rFonts w:cstheme="minorHAnsi"/>
              </w:rPr>
            </w:pPr>
            <w:r w:rsidRPr="006471DE">
              <w:rPr>
                <w:rFonts w:cstheme="minorHAnsi"/>
              </w:rPr>
              <w:t>35</w:t>
            </w:r>
          </w:p>
        </w:tc>
      </w:tr>
      <w:tr w:rsidR="00A47B17" w:rsidRPr="006471DE" w:rsidTr="00D30A2E">
        <w:tc>
          <w:tcPr>
            <w:tcW w:w="2151" w:type="dxa"/>
          </w:tcPr>
          <w:p w:rsidR="00A47B17" w:rsidRPr="006471DE" w:rsidRDefault="00A47B17" w:rsidP="00D30A2E">
            <w:pPr>
              <w:rPr>
                <w:rFonts w:cstheme="minorHAnsi"/>
              </w:rPr>
            </w:pPr>
            <w:r w:rsidRPr="006471DE">
              <w:rPr>
                <w:rFonts w:cstheme="minorHAnsi"/>
              </w:rPr>
              <w:t>Project</w:t>
            </w:r>
          </w:p>
        </w:tc>
        <w:tc>
          <w:tcPr>
            <w:tcW w:w="7199" w:type="dxa"/>
          </w:tcPr>
          <w:p w:rsidR="00A47B17" w:rsidRPr="006471DE" w:rsidRDefault="00A47B17" w:rsidP="00D30A2E">
            <w:pPr>
              <w:tabs>
                <w:tab w:val="left" w:pos="885"/>
              </w:tabs>
              <w:rPr>
                <w:rFonts w:cstheme="minorHAnsi"/>
              </w:rPr>
            </w:pPr>
            <w:r w:rsidRPr="006471DE">
              <w:rPr>
                <w:rFonts w:cstheme="minorHAnsi"/>
              </w:rPr>
              <w:t>Gender Just Media Drive</w:t>
            </w:r>
          </w:p>
        </w:tc>
      </w:tr>
      <w:tr w:rsidR="00A47B17" w:rsidRPr="006471DE" w:rsidTr="00D30A2E">
        <w:tc>
          <w:tcPr>
            <w:tcW w:w="2151" w:type="dxa"/>
          </w:tcPr>
          <w:p w:rsidR="00A47B17" w:rsidRPr="006471DE" w:rsidRDefault="00A47B17" w:rsidP="00D30A2E">
            <w:pPr>
              <w:rPr>
                <w:rFonts w:cstheme="minorHAnsi"/>
              </w:rPr>
            </w:pPr>
            <w:r w:rsidRPr="006471DE">
              <w:rPr>
                <w:rFonts w:cstheme="minorHAnsi"/>
              </w:rPr>
              <w:t xml:space="preserve">Funded by </w:t>
            </w:r>
          </w:p>
        </w:tc>
        <w:tc>
          <w:tcPr>
            <w:tcW w:w="7199" w:type="dxa"/>
          </w:tcPr>
          <w:p w:rsidR="00A47B17" w:rsidRPr="006471DE" w:rsidRDefault="00A47B17" w:rsidP="00D30A2E">
            <w:pPr>
              <w:rPr>
                <w:rFonts w:cstheme="minorHAnsi"/>
                <w:shd w:val="clear" w:color="auto" w:fill="FFFFFF"/>
              </w:rPr>
            </w:pPr>
            <w:r w:rsidRPr="006471DE">
              <w:rPr>
                <w:rFonts w:cstheme="minorHAnsi"/>
                <w:shd w:val="clear" w:color="auto" w:fill="FFFFFF"/>
              </w:rPr>
              <w:t>National Endowment for Democracy</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 xml:space="preserve">Description </w:t>
            </w:r>
          </w:p>
        </w:tc>
        <w:tc>
          <w:tcPr>
            <w:tcW w:w="7199" w:type="dxa"/>
          </w:tcPr>
          <w:p w:rsidR="0030733D" w:rsidRPr="006471DE" w:rsidRDefault="0030733D" w:rsidP="0030733D">
            <w:pPr>
              <w:rPr>
                <w:rFonts w:cstheme="minorHAnsi"/>
              </w:rPr>
            </w:pPr>
            <w:r w:rsidRPr="006471DE">
              <w:rPr>
                <w:rFonts w:cstheme="minorHAnsi"/>
                <w:noProof/>
                <w:lang w:val="en-US" w:bidi="ar-SA"/>
              </w:rPr>
              <w:drawing>
                <wp:anchor distT="0" distB="0" distL="114300" distR="114300" simplePos="0" relativeHeight="251658240" behindDoc="0" locked="0" layoutInCell="1" allowOverlap="1" wp14:anchorId="44911344" wp14:editId="0C9CFDAF">
                  <wp:simplePos x="0" y="0"/>
                  <wp:positionH relativeFrom="column">
                    <wp:posOffset>1920240</wp:posOffset>
                  </wp:positionH>
                  <wp:positionV relativeFrom="paragraph">
                    <wp:posOffset>149860</wp:posOffset>
                  </wp:positionV>
                  <wp:extent cx="2482215" cy="1254125"/>
                  <wp:effectExtent l="0" t="0" r="0" b="3175"/>
                  <wp:wrapSquare wrapText="bothSides"/>
                  <wp:docPr id="3" name="Picture 3" descr="C:\Users\Shujaat\Desktop\IMG_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jaat\Desktop\IMG_877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215"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71DE">
              <w:rPr>
                <w:rFonts w:cstheme="minorHAnsi"/>
              </w:rPr>
              <w:t xml:space="preserve">The aim was to address the lack of gender responsiveness in the media and the offences against women in their representation. </w:t>
            </w:r>
          </w:p>
          <w:p w:rsidR="0030733D" w:rsidRPr="006471DE" w:rsidRDefault="0030733D" w:rsidP="0030733D">
            <w:pPr>
              <w:rPr>
                <w:rFonts w:cstheme="minorHAnsi"/>
              </w:rPr>
            </w:pPr>
            <w:r w:rsidRPr="006471DE">
              <w:rPr>
                <w:rFonts w:cstheme="minorHAnsi"/>
              </w:rPr>
              <w:t xml:space="preserve">The discussion encouraged media personnel to share suggestions for a balanced and inclusive coverage of men and women in the media. </w:t>
            </w:r>
          </w:p>
          <w:p w:rsidR="0030733D" w:rsidRPr="006471DE" w:rsidRDefault="0030733D" w:rsidP="0030733D">
            <w:pPr>
              <w:rPr>
                <w:rFonts w:cstheme="minorHAnsi"/>
              </w:rPr>
            </w:pPr>
            <w:r w:rsidRPr="006471DE">
              <w:rPr>
                <w:rFonts w:cstheme="minorHAnsi"/>
              </w:rPr>
              <w:t xml:space="preserve"> The event was well-attended by more than thirty participants representing the print, electronic and online media from Karachi, civil society and academic institutions.</w:t>
            </w:r>
          </w:p>
          <w:p w:rsidR="0030733D" w:rsidRPr="006471DE" w:rsidRDefault="0030733D" w:rsidP="0030733D">
            <w:pPr>
              <w:rPr>
                <w:rFonts w:cstheme="minorHAnsi"/>
              </w:rPr>
            </w:pPr>
            <w:r w:rsidRPr="006471DE">
              <w:rPr>
                <w:rFonts w:cstheme="minorHAnsi"/>
              </w:rPr>
              <w:lastRenderedPageBreak/>
              <w:t xml:space="preserve">Uks launched its publication, at the event as well as reiterated the need for media to fully understand and voluntarily implement gender sensitive code of ethics in their organisations as well as shared the update on WMCC.   </w:t>
            </w:r>
          </w:p>
          <w:p w:rsidR="00A47B17" w:rsidRPr="006471DE" w:rsidRDefault="00A47B17" w:rsidP="0030733D">
            <w:pPr>
              <w:rPr>
                <w:rFonts w:cstheme="minorHAnsi"/>
              </w:rPr>
            </w:pPr>
          </w:p>
        </w:tc>
      </w:tr>
    </w:tbl>
    <w:p w:rsidR="00A47B17" w:rsidRPr="006471DE" w:rsidRDefault="00A47B17">
      <w:pPr>
        <w:rPr>
          <w:rFonts w:cstheme="minorHAnsi"/>
        </w:rPr>
      </w:pPr>
    </w:p>
    <w:tbl>
      <w:tblPr>
        <w:tblStyle w:val="TableGrid"/>
        <w:tblW w:w="0" w:type="auto"/>
        <w:tblLook w:val="04A0" w:firstRow="1" w:lastRow="0" w:firstColumn="1" w:lastColumn="0" w:noHBand="0" w:noVBand="1"/>
      </w:tblPr>
      <w:tblGrid>
        <w:gridCol w:w="2151"/>
        <w:gridCol w:w="7199"/>
      </w:tblGrid>
      <w:tr w:rsidR="00A47B17" w:rsidRPr="006471DE" w:rsidTr="00D30A2E">
        <w:tc>
          <w:tcPr>
            <w:tcW w:w="9350" w:type="dxa"/>
            <w:gridSpan w:val="2"/>
          </w:tcPr>
          <w:p w:rsidR="00A47B17" w:rsidRPr="00557483" w:rsidRDefault="00A47B17" w:rsidP="00557483">
            <w:pPr>
              <w:pStyle w:val="ListParagraph"/>
              <w:numPr>
                <w:ilvl w:val="0"/>
                <w:numId w:val="14"/>
              </w:numPr>
              <w:rPr>
                <w:rFonts w:cstheme="minorHAnsi"/>
                <w:b/>
              </w:rPr>
            </w:pPr>
            <w:r w:rsidRPr="00557483">
              <w:rPr>
                <w:rFonts w:cstheme="minorHAnsi"/>
                <w:b/>
              </w:rPr>
              <w:t>Media Monitoring &amp; Content Analysis of Women’s Issues: The Way Forward</w:t>
            </w:r>
            <w:r w:rsidR="00264EC5">
              <w:rPr>
                <w:rFonts w:cstheme="minorHAnsi"/>
                <w:b/>
              </w:rPr>
              <w:t xml:space="preserve"> </w:t>
            </w:r>
            <w:r w:rsidR="00264EC5" w:rsidRPr="00264EC5">
              <w:rPr>
                <w:rFonts w:eastAsia="Times New Roman"/>
                <w:b/>
                <w:bCs/>
                <w:highlight w:val="cyan"/>
              </w:rPr>
              <w:t>(filter theme – gender-just media )</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Date/Year</w:t>
            </w:r>
          </w:p>
        </w:tc>
        <w:tc>
          <w:tcPr>
            <w:tcW w:w="7199" w:type="dxa"/>
          </w:tcPr>
          <w:p w:rsidR="00A47B17" w:rsidRPr="006471DE" w:rsidRDefault="00A47B17" w:rsidP="00E57D19">
            <w:pPr>
              <w:tabs>
                <w:tab w:val="left" w:pos="885"/>
              </w:tabs>
              <w:rPr>
                <w:rFonts w:cstheme="minorHAnsi"/>
              </w:rPr>
            </w:pPr>
            <w:r w:rsidRPr="006471DE">
              <w:rPr>
                <w:rFonts w:cstheme="minorHAnsi"/>
              </w:rPr>
              <w:t>28</w:t>
            </w:r>
            <w:r w:rsidR="00E57D19" w:rsidRPr="006471DE">
              <w:rPr>
                <w:rFonts w:cstheme="minorHAnsi"/>
                <w:vertAlign w:val="superscript"/>
              </w:rPr>
              <w:t>th</w:t>
            </w:r>
            <w:r w:rsidR="00E57D19" w:rsidRPr="006471DE">
              <w:rPr>
                <w:rFonts w:cstheme="minorHAnsi"/>
              </w:rPr>
              <w:t xml:space="preserve"> </w:t>
            </w:r>
            <w:r w:rsidRPr="006471DE">
              <w:rPr>
                <w:rFonts w:cstheme="minorHAnsi"/>
              </w:rPr>
              <w:t>Aug</w:t>
            </w:r>
            <w:r w:rsidR="00381477" w:rsidRPr="006471DE">
              <w:rPr>
                <w:rFonts w:cstheme="minorHAnsi"/>
              </w:rPr>
              <w:t>,</w:t>
            </w:r>
            <w:r w:rsidRPr="006471DE">
              <w:rPr>
                <w:rFonts w:cstheme="minorHAnsi"/>
              </w:rPr>
              <w:t xml:space="preserve"> 2015</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Participants</w:t>
            </w:r>
          </w:p>
        </w:tc>
        <w:tc>
          <w:tcPr>
            <w:tcW w:w="7199" w:type="dxa"/>
          </w:tcPr>
          <w:p w:rsidR="00A47B17" w:rsidRPr="006471DE" w:rsidRDefault="00A47B17" w:rsidP="00A47B17">
            <w:pPr>
              <w:tabs>
                <w:tab w:val="left" w:pos="885"/>
              </w:tabs>
              <w:rPr>
                <w:rFonts w:cstheme="minorHAnsi"/>
              </w:rPr>
            </w:pPr>
            <w:r w:rsidRPr="006471DE">
              <w:rPr>
                <w:rFonts w:cstheme="minorHAnsi"/>
              </w:rPr>
              <w:t>48</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Project</w:t>
            </w:r>
          </w:p>
        </w:tc>
        <w:tc>
          <w:tcPr>
            <w:tcW w:w="7199" w:type="dxa"/>
          </w:tcPr>
          <w:p w:rsidR="00A47B17" w:rsidRPr="006471DE" w:rsidRDefault="00A47B17" w:rsidP="00A47B17">
            <w:pPr>
              <w:tabs>
                <w:tab w:val="left" w:pos="885"/>
              </w:tabs>
              <w:rPr>
                <w:rFonts w:cstheme="minorHAnsi"/>
              </w:rPr>
            </w:pPr>
            <w:r w:rsidRPr="006471DE">
              <w:rPr>
                <w:rFonts w:cstheme="minorHAnsi"/>
              </w:rPr>
              <w:t>Gender Just Media Drive</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 xml:space="preserve">Funded by </w:t>
            </w:r>
          </w:p>
        </w:tc>
        <w:tc>
          <w:tcPr>
            <w:tcW w:w="7199" w:type="dxa"/>
          </w:tcPr>
          <w:p w:rsidR="00A47B17" w:rsidRPr="006471DE" w:rsidRDefault="00A47B17" w:rsidP="00A47B17">
            <w:pPr>
              <w:rPr>
                <w:rFonts w:cstheme="minorHAnsi"/>
                <w:shd w:val="clear" w:color="auto" w:fill="FFFFFF"/>
              </w:rPr>
            </w:pPr>
            <w:r w:rsidRPr="006471DE">
              <w:rPr>
                <w:rFonts w:cstheme="minorHAnsi"/>
                <w:shd w:val="clear" w:color="auto" w:fill="FFFFFF"/>
              </w:rPr>
              <w:t>National Endowment for Democracy</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 xml:space="preserve">Description </w:t>
            </w:r>
          </w:p>
        </w:tc>
        <w:tc>
          <w:tcPr>
            <w:tcW w:w="7199" w:type="dxa"/>
          </w:tcPr>
          <w:p w:rsidR="00381477" w:rsidRPr="006471DE" w:rsidRDefault="00381477" w:rsidP="00381477">
            <w:pPr>
              <w:rPr>
                <w:rFonts w:cstheme="minorHAnsi"/>
              </w:rPr>
            </w:pPr>
            <w:r w:rsidRPr="006471DE">
              <w:rPr>
                <w:rFonts w:cstheme="minorHAnsi"/>
                <w:noProof/>
                <w:lang w:val="en-US" w:bidi="ar-SA"/>
              </w:rPr>
              <w:drawing>
                <wp:anchor distT="0" distB="0" distL="114300" distR="114300" simplePos="0" relativeHeight="251659264" behindDoc="0" locked="0" layoutInCell="1" allowOverlap="1" wp14:anchorId="7DBCDE37" wp14:editId="51A5D44C">
                  <wp:simplePos x="0" y="0"/>
                  <wp:positionH relativeFrom="column">
                    <wp:posOffset>1753235</wp:posOffset>
                  </wp:positionH>
                  <wp:positionV relativeFrom="paragraph">
                    <wp:posOffset>105410</wp:posOffset>
                  </wp:positionV>
                  <wp:extent cx="2719070" cy="1579245"/>
                  <wp:effectExtent l="0" t="0" r="508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8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9070" cy="1579245"/>
                          </a:xfrm>
                          <a:prstGeom prst="rect">
                            <a:avLst/>
                          </a:prstGeom>
                        </pic:spPr>
                      </pic:pic>
                    </a:graphicData>
                  </a:graphic>
                  <wp14:sizeRelH relativeFrom="page">
                    <wp14:pctWidth>0</wp14:pctWidth>
                  </wp14:sizeRelH>
                  <wp14:sizeRelV relativeFrom="page">
                    <wp14:pctHeight>0</wp14:pctHeight>
                  </wp14:sizeRelV>
                </wp:anchor>
              </w:drawing>
            </w:r>
            <w:r w:rsidRPr="006471DE">
              <w:rPr>
                <w:rFonts w:cstheme="minorHAnsi"/>
              </w:rPr>
              <w:t xml:space="preserve">Uks convened a one-day roundtable conference to discuss how media organizations could better implement the Gender-sensitive Code of Ethics. The roundtable brought together thirty participants, including owners, executives, and management from the media and entertainment industries as well as representatives from advertising agencies, and civil society organizations. Uks encouraged them to follow and adopt the Gender-sensitive Code of Ethics for their respective media content. Uks also shared public feedback from the survey conducted earlier and results from a week’s media monitoring. </w:t>
            </w:r>
          </w:p>
          <w:p w:rsidR="00381477" w:rsidRPr="006471DE" w:rsidRDefault="00381477" w:rsidP="00A47B17">
            <w:pPr>
              <w:rPr>
                <w:rFonts w:cstheme="minorHAnsi"/>
              </w:rPr>
            </w:pPr>
          </w:p>
        </w:tc>
      </w:tr>
    </w:tbl>
    <w:p w:rsidR="00A47B17" w:rsidRPr="006471DE" w:rsidRDefault="00A47B17">
      <w:pPr>
        <w:rPr>
          <w:rFonts w:cstheme="minorHAnsi"/>
        </w:rPr>
      </w:pPr>
    </w:p>
    <w:tbl>
      <w:tblPr>
        <w:tblStyle w:val="TableGrid"/>
        <w:tblW w:w="0" w:type="auto"/>
        <w:tblLook w:val="04A0" w:firstRow="1" w:lastRow="0" w:firstColumn="1" w:lastColumn="0" w:noHBand="0" w:noVBand="1"/>
      </w:tblPr>
      <w:tblGrid>
        <w:gridCol w:w="2151"/>
        <w:gridCol w:w="7199"/>
      </w:tblGrid>
      <w:tr w:rsidR="00A47B17" w:rsidRPr="006471DE" w:rsidTr="00D30A2E">
        <w:tc>
          <w:tcPr>
            <w:tcW w:w="9350" w:type="dxa"/>
            <w:gridSpan w:val="2"/>
          </w:tcPr>
          <w:p w:rsidR="00A47B17" w:rsidRPr="00557483" w:rsidRDefault="00A47B17" w:rsidP="00557483">
            <w:pPr>
              <w:pStyle w:val="ListParagraph"/>
              <w:numPr>
                <w:ilvl w:val="0"/>
                <w:numId w:val="14"/>
              </w:numPr>
              <w:rPr>
                <w:rFonts w:cstheme="minorHAnsi"/>
                <w:b/>
              </w:rPr>
            </w:pPr>
            <w:r w:rsidRPr="00557483">
              <w:rPr>
                <w:rFonts w:cstheme="minorHAnsi"/>
                <w:b/>
              </w:rPr>
              <w:t xml:space="preserve">Finalizing the Gender Sensitive Code of Ethics for the Media </w:t>
            </w:r>
            <w:r w:rsidR="00264EC5" w:rsidRPr="00264EC5">
              <w:rPr>
                <w:rFonts w:eastAsia="Times New Roman"/>
                <w:b/>
                <w:bCs/>
                <w:highlight w:val="cyan"/>
              </w:rPr>
              <w:t>(filter theme – gender-just media )</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Date/Year</w:t>
            </w:r>
          </w:p>
        </w:tc>
        <w:tc>
          <w:tcPr>
            <w:tcW w:w="7199" w:type="dxa"/>
          </w:tcPr>
          <w:p w:rsidR="00A47B17" w:rsidRPr="006471DE" w:rsidRDefault="00A47B17" w:rsidP="00E57D19">
            <w:pPr>
              <w:tabs>
                <w:tab w:val="left" w:pos="885"/>
              </w:tabs>
              <w:rPr>
                <w:rFonts w:cstheme="minorHAnsi"/>
              </w:rPr>
            </w:pPr>
            <w:r w:rsidRPr="006471DE">
              <w:rPr>
                <w:rFonts w:cstheme="minorHAnsi"/>
              </w:rPr>
              <w:t>4</w:t>
            </w:r>
            <w:r w:rsidR="00E57D19" w:rsidRPr="006471DE">
              <w:rPr>
                <w:rFonts w:cstheme="minorHAnsi"/>
                <w:vertAlign w:val="superscript"/>
              </w:rPr>
              <w:t>th</w:t>
            </w:r>
            <w:r w:rsidR="00E57D19" w:rsidRPr="006471DE">
              <w:rPr>
                <w:rFonts w:cstheme="minorHAnsi"/>
              </w:rPr>
              <w:t xml:space="preserve"> </w:t>
            </w:r>
            <w:r w:rsidRPr="006471DE">
              <w:rPr>
                <w:rFonts w:cstheme="minorHAnsi"/>
              </w:rPr>
              <w:t>April 2013</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Participants</w:t>
            </w:r>
          </w:p>
        </w:tc>
        <w:tc>
          <w:tcPr>
            <w:tcW w:w="7199" w:type="dxa"/>
          </w:tcPr>
          <w:p w:rsidR="00A47B17" w:rsidRPr="006471DE" w:rsidRDefault="00DA4207" w:rsidP="00A47B17">
            <w:pPr>
              <w:tabs>
                <w:tab w:val="left" w:pos="885"/>
              </w:tabs>
              <w:rPr>
                <w:rFonts w:cstheme="minorHAnsi"/>
              </w:rPr>
            </w:pPr>
            <w:r w:rsidRPr="006471DE">
              <w:rPr>
                <w:rFonts w:cstheme="minorHAnsi"/>
              </w:rPr>
              <w:t>19</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Project</w:t>
            </w:r>
          </w:p>
        </w:tc>
        <w:tc>
          <w:tcPr>
            <w:tcW w:w="7199" w:type="dxa"/>
          </w:tcPr>
          <w:p w:rsidR="00A47B17" w:rsidRPr="006471DE" w:rsidRDefault="00DA4207" w:rsidP="00A47B17">
            <w:pPr>
              <w:tabs>
                <w:tab w:val="left" w:pos="885"/>
              </w:tabs>
              <w:rPr>
                <w:rFonts w:cstheme="minorHAnsi"/>
              </w:rPr>
            </w:pPr>
            <w:r w:rsidRPr="006471DE">
              <w:rPr>
                <w:rFonts w:cstheme="minorHAnsi"/>
              </w:rPr>
              <w:t>More Women in Media</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 xml:space="preserve">Funded by </w:t>
            </w:r>
          </w:p>
        </w:tc>
        <w:tc>
          <w:tcPr>
            <w:tcW w:w="7199" w:type="dxa"/>
          </w:tcPr>
          <w:p w:rsidR="00A47B17" w:rsidRPr="006471DE" w:rsidRDefault="00DA4207" w:rsidP="00A47B17">
            <w:pPr>
              <w:rPr>
                <w:rFonts w:cstheme="minorHAnsi"/>
                <w:shd w:val="clear" w:color="auto" w:fill="FFFFFF"/>
              </w:rPr>
            </w:pPr>
            <w:r w:rsidRPr="006471DE">
              <w:rPr>
                <w:rFonts w:cstheme="minorHAnsi"/>
                <w:shd w:val="clear" w:color="auto" w:fill="FFFFFF"/>
              </w:rPr>
              <w:t>DANIDA</w:t>
            </w:r>
          </w:p>
        </w:tc>
      </w:tr>
      <w:tr w:rsidR="00DA4207" w:rsidRPr="006471DE" w:rsidTr="00D30A2E">
        <w:tc>
          <w:tcPr>
            <w:tcW w:w="2151" w:type="dxa"/>
          </w:tcPr>
          <w:p w:rsidR="00DA4207" w:rsidRPr="006471DE" w:rsidRDefault="00DA4207" w:rsidP="00DA4207">
            <w:pPr>
              <w:rPr>
                <w:rFonts w:cstheme="minorHAnsi"/>
              </w:rPr>
            </w:pPr>
            <w:r w:rsidRPr="006471DE">
              <w:rPr>
                <w:rFonts w:cstheme="minorHAnsi"/>
              </w:rPr>
              <w:t xml:space="preserve">Description </w:t>
            </w:r>
          </w:p>
        </w:tc>
        <w:tc>
          <w:tcPr>
            <w:tcW w:w="7199" w:type="dxa"/>
          </w:tcPr>
          <w:p w:rsidR="00B60711" w:rsidRPr="006471DE" w:rsidRDefault="00B60711" w:rsidP="00B60711">
            <w:pPr>
              <w:rPr>
                <w:rFonts w:cstheme="minorHAnsi"/>
              </w:rPr>
            </w:pPr>
            <w:r w:rsidRPr="006471DE">
              <w:rPr>
                <w:rFonts w:cstheme="minorHAnsi"/>
              </w:rPr>
              <w:t>In 2005, Uks Research Centre finalised and presented the first ever Gender-Sensitive Code-of-Ethics for the Print Media in Pakistan</w:t>
            </w:r>
            <w:r w:rsidRPr="006471DE">
              <w:rPr>
                <w:rFonts w:cstheme="minorHAnsi"/>
                <w:noProof/>
                <w:lang w:bidi="ar-SA"/>
              </w:rPr>
              <w:t xml:space="preserve">. </w:t>
            </w:r>
            <w:r w:rsidRPr="006471DE">
              <w:rPr>
                <w:rFonts w:cstheme="minorHAnsi"/>
              </w:rPr>
              <w:t>Though this code was a comprehensive document (and the only one) available to consult on gender-sensitive content, it lacked clauses/guidelines specific to television, radio and the Internet.</w:t>
            </w:r>
            <w:r w:rsidR="00CB0C63">
              <w:rPr>
                <w:rFonts w:cstheme="minorHAnsi"/>
              </w:rPr>
              <w:t xml:space="preserve"> </w:t>
            </w:r>
            <w:r w:rsidRPr="006471DE">
              <w:rPr>
                <w:rFonts w:cstheme="minorHAnsi"/>
              </w:rPr>
              <w:t xml:space="preserve">This was one of the series of roundtable consultations held with media stakeholders for the revision of this code-of-ethics. </w:t>
            </w:r>
          </w:p>
          <w:p w:rsidR="00B60711" w:rsidRPr="006471DE" w:rsidRDefault="00B60711" w:rsidP="00B60711">
            <w:pPr>
              <w:rPr>
                <w:rFonts w:cstheme="minorHAnsi"/>
              </w:rPr>
            </w:pPr>
          </w:p>
          <w:p w:rsidR="00B60711" w:rsidRPr="006471DE" w:rsidRDefault="00B60711" w:rsidP="00B60711">
            <w:pPr>
              <w:rPr>
                <w:rFonts w:cstheme="minorHAnsi"/>
              </w:rPr>
            </w:pPr>
            <w:r w:rsidRPr="006471DE">
              <w:rPr>
                <w:rFonts w:cstheme="minorHAnsi"/>
              </w:rPr>
              <w:t xml:space="preserve">The RT attempted to convey to the media managers that portraying gender in a fair and ethical manner would only occur when it became a concern for everyone in the newsroom and beyond. Journalists, photographers, news editors, camera persons, cartoonists, media employers, self-regulatory bodies, journalists’ schools, associations and unions should all understand </w:t>
            </w:r>
            <w:r w:rsidRPr="006471DE">
              <w:rPr>
                <w:rFonts w:cstheme="minorHAnsi"/>
              </w:rPr>
              <w:lastRenderedPageBreak/>
              <w:t>that they had a role to play in ensuring that media should become an effective mirror of society.</w:t>
            </w:r>
          </w:p>
          <w:p w:rsidR="00B60711" w:rsidRPr="006471DE" w:rsidRDefault="00B60711" w:rsidP="007A5120">
            <w:pPr>
              <w:rPr>
                <w:rFonts w:cstheme="minorHAnsi"/>
              </w:rPr>
            </w:pPr>
          </w:p>
        </w:tc>
      </w:tr>
    </w:tbl>
    <w:p w:rsidR="00A47B17" w:rsidRPr="006471DE" w:rsidRDefault="00A47B17">
      <w:pPr>
        <w:rPr>
          <w:rFonts w:cstheme="minorHAnsi"/>
        </w:rPr>
      </w:pPr>
    </w:p>
    <w:p w:rsidR="008E23D7" w:rsidRPr="006471DE" w:rsidRDefault="008E23D7">
      <w:pPr>
        <w:rPr>
          <w:rFonts w:cstheme="minorHAnsi"/>
        </w:rPr>
      </w:pPr>
    </w:p>
    <w:tbl>
      <w:tblPr>
        <w:tblStyle w:val="TableGrid"/>
        <w:tblW w:w="0" w:type="auto"/>
        <w:tblLook w:val="04A0" w:firstRow="1" w:lastRow="0" w:firstColumn="1" w:lastColumn="0" w:noHBand="0" w:noVBand="1"/>
      </w:tblPr>
      <w:tblGrid>
        <w:gridCol w:w="2151"/>
        <w:gridCol w:w="7199"/>
      </w:tblGrid>
      <w:tr w:rsidR="008E23D7" w:rsidRPr="006471DE" w:rsidTr="006C4769">
        <w:tc>
          <w:tcPr>
            <w:tcW w:w="9350" w:type="dxa"/>
            <w:gridSpan w:val="2"/>
          </w:tcPr>
          <w:p w:rsidR="008E23D7" w:rsidRPr="00557483" w:rsidRDefault="008E23D7" w:rsidP="00264EC5">
            <w:pPr>
              <w:pStyle w:val="ListParagraph"/>
              <w:numPr>
                <w:ilvl w:val="0"/>
                <w:numId w:val="14"/>
              </w:numPr>
              <w:rPr>
                <w:rFonts w:cstheme="minorHAnsi"/>
                <w:b/>
                <w:bCs/>
              </w:rPr>
            </w:pPr>
            <w:r w:rsidRPr="00557483">
              <w:rPr>
                <w:rFonts w:cstheme="minorHAnsi"/>
                <w:b/>
                <w:bCs/>
              </w:rPr>
              <w:t>National conference on Empowering women in Politics through Media</w:t>
            </w:r>
            <w:r w:rsidR="00264EC5">
              <w:rPr>
                <w:rFonts w:cstheme="minorHAnsi"/>
                <w:b/>
                <w:bCs/>
              </w:rPr>
              <w:t xml:space="preserve"> (</w:t>
            </w:r>
            <w:r w:rsidR="00264EC5" w:rsidRPr="00264EC5">
              <w:rPr>
                <w:rFonts w:eastAsia="Times New Roman"/>
                <w:b/>
                <w:bCs/>
                <w:highlight w:val="cyan"/>
              </w:rPr>
              <w:t xml:space="preserve">(filter theme – </w:t>
            </w:r>
            <w:r w:rsidR="00264EC5">
              <w:rPr>
                <w:rFonts w:eastAsia="Times New Roman"/>
                <w:b/>
                <w:bCs/>
              </w:rPr>
              <w:t>women empowerment)</w:t>
            </w:r>
          </w:p>
        </w:tc>
      </w:tr>
      <w:tr w:rsidR="008E23D7" w:rsidRPr="006471DE" w:rsidTr="006C4769">
        <w:tc>
          <w:tcPr>
            <w:tcW w:w="2151" w:type="dxa"/>
          </w:tcPr>
          <w:p w:rsidR="008E23D7" w:rsidRPr="006471DE" w:rsidRDefault="008E23D7" w:rsidP="006C4769">
            <w:pPr>
              <w:rPr>
                <w:rFonts w:cstheme="minorHAnsi"/>
              </w:rPr>
            </w:pPr>
            <w:r w:rsidRPr="006471DE">
              <w:rPr>
                <w:rFonts w:cstheme="minorHAnsi"/>
              </w:rPr>
              <w:t>Date/Year</w:t>
            </w:r>
          </w:p>
        </w:tc>
        <w:tc>
          <w:tcPr>
            <w:tcW w:w="7199" w:type="dxa"/>
          </w:tcPr>
          <w:p w:rsidR="008E23D7" w:rsidRPr="006471DE" w:rsidRDefault="008E23D7" w:rsidP="006C4769">
            <w:pPr>
              <w:tabs>
                <w:tab w:val="left" w:pos="885"/>
              </w:tabs>
              <w:rPr>
                <w:rFonts w:cstheme="minorHAnsi"/>
              </w:rPr>
            </w:pPr>
            <w:r w:rsidRPr="006471DE">
              <w:rPr>
                <w:rFonts w:cstheme="minorHAnsi"/>
              </w:rPr>
              <w:t>June 14, 2013</w:t>
            </w:r>
          </w:p>
        </w:tc>
      </w:tr>
      <w:tr w:rsidR="008E23D7" w:rsidRPr="006471DE" w:rsidTr="006C4769">
        <w:tc>
          <w:tcPr>
            <w:tcW w:w="2151" w:type="dxa"/>
          </w:tcPr>
          <w:p w:rsidR="008E23D7" w:rsidRPr="006471DE" w:rsidRDefault="008E23D7" w:rsidP="006C4769">
            <w:pPr>
              <w:rPr>
                <w:rFonts w:cstheme="minorHAnsi"/>
              </w:rPr>
            </w:pPr>
            <w:r w:rsidRPr="006471DE">
              <w:rPr>
                <w:rFonts w:cstheme="minorHAnsi"/>
              </w:rPr>
              <w:t>Participants</w:t>
            </w:r>
          </w:p>
        </w:tc>
        <w:tc>
          <w:tcPr>
            <w:tcW w:w="7199" w:type="dxa"/>
          </w:tcPr>
          <w:p w:rsidR="008E23D7" w:rsidRPr="006471DE" w:rsidRDefault="008E23D7" w:rsidP="006C4769">
            <w:pPr>
              <w:tabs>
                <w:tab w:val="left" w:pos="885"/>
              </w:tabs>
              <w:rPr>
                <w:rFonts w:cstheme="minorHAnsi"/>
              </w:rPr>
            </w:pPr>
            <w:r w:rsidRPr="006471DE">
              <w:rPr>
                <w:rFonts w:cstheme="minorHAnsi"/>
              </w:rPr>
              <w:t>Media, Civil Society and Women Parliamentarians</w:t>
            </w:r>
          </w:p>
        </w:tc>
      </w:tr>
      <w:tr w:rsidR="008E23D7" w:rsidRPr="006471DE" w:rsidTr="006C4769">
        <w:tc>
          <w:tcPr>
            <w:tcW w:w="2151" w:type="dxa"/>
          </w:tcPr>
          <w:p w:rsidR="008E23D7" w:rsidRPr="006471DE" w:rsidRDefault="008E23D7" w:rsidP="006C4769">
            <w:pPr>
              <w:rPr>
                <w:rFonts w:cstheme="minorHAnsi"/>
              </w:rPr>
            </w:pPr>
            <w:r w:rsidRPr="006471DE">
              <w:rPr>
                <w:rFonts w:cstheme="minorHAnsi"/>
              </w:rPr>
              <w:t>Project</w:t>
            </w:r>
          </w:p>
        </w:tc>
        <w:tc>
          <w:tcPr>
            <w:tcW w:w="7199" w:type="dxa"/>
          </w:tcPr>
          <w:p w:rsidR="008E23D7" w:rsidRPr="006471DE" w:rsidRDefault="008E23D7" w:rsidP="006C4769">
            <w:pPr>
              <w:tabs>
                <w:tab w:val="left" w:pos="885"/>
              </w:tabs>
              <w:rPr>
                <w:rFonts w:cstheme="minorHAnsi"/>
              </w:rPr>
            </w:pPr>
            <w:r w:rsidRPr="006471DE">
              <w:rPr>
                <w:rFonts w:cstheme="minorHAnsi"/>
              </w:rPr>
              <w:t>Empowering Women in Politics through Media</w:t>
            </w:r>
          </w:p>
        </w:tc>
      </w:tr>
      <w:tr w:rsidR="008E23D7" w:rsidRPr="006471DE" w:rsidTr="006C4769">
        <w:tc>
          <w:tcPr>
            <w:tcW w:w="2151" w:type="dxa"/>
          </w:tcPr>
          <w:p w:rsidR="008E23D7" w:rsidRPr="006471DE" w:rsidRDefault="008E23D7" w:rsidP="006C4769">
            <w:pPr>
              <w:rPr>
                <w:rFonts w:cstheme="minorHAnsi"/>
              </w:rPr>
            </w:pPr>
            <w:r w:rsidRPr="006471DE">
              <w:rPr>
                <w:rFonts w:cstheme="minorHAnsi"/>
              </w:rPr>
              <w:t xml:space="preserve">Funded by </w:t>
            </w:r>
          </w:p>
        </w:tc>
        <w:tc>
          <w:tcPr>
            <w:tcW w:w="7199" w:type="dxa"/>
          </w:tcPr>
          <w:p w:rsidR="008E23D7" w:rsidRPr="006471DE" w:rsidRDefault="008E23D7" w:rsidP="006C4769">
            <w:pPr>
              <w:rPr>
                <w:rFonts w:cstheme="minorHAnsi"/>
                <w:shd w:val="clear" w:color="auto" w:fill="FFFFFF"/>
              </w:rPr>
            </w:pPr>
            <w:r w:rsidRPr="006471DE">
              <w:rPr>
                <w:rFonts w:cstheme="minorHAnsi"/>
              </w:rPr>
              <w:t xml:space="preserve">Friedrich Ebert </w:t>
            </w:r>
            <w:proofErr w:type="spellStart"/>
            <w:r w:rsidRPr="006471DE">
              <w:rPr>
                <w:rFonts w:cstheme="minorHAnsi"/>
              </w:rPr>
              <w:t>Stiftung</w:t>
            </w:r>
            <w:proofErr w:type="spellEnd"/>
            <w:r w:rsidRPr="006471DE">
              <w:rPr>
                <w:rFonts w:cstheme="minorHAnsi"/>
              </w:rPr>
              <w:t xml:space="preserve"> (FES), Pakistan </w:t>
            </w:r>
          </w:p>
        </w:tc>
      </w:tr>
      <w:tr w:rsidR="008E23D7" w:rsidRPr="006471DE" w:rsidTr="006C4769">
        <w:tc>
          <w:tcPr>
            <w:tcW w:w="2151" w:type="dxa"/>
          </w:tcPr>
          <w:p w:rsidR="008E23D7" w:rsidRPr="006471DE" w:rsidRDefault="008E23D7" w:rsidP="006C4769">
            <w:pPr>
              <w:rPr>
                <w:rFonts w:cstheme="minorHAnsi"/>
              </w:rPr>
            </w:pPr>
            <w:r w:rsidRPr="006471DE">
              <w:rPr>
                <w:rFonts w:cstheme="minorHAnsi"/>
              </w:rPr>
              <w:t xml:space="preserve">Description </w:t>
            </w:r>
          </w:p>
        </w:tc>
        <w:tc>
          <w:tcPr>
            <w:tcW w:w="7199" w:type="dxa"/>
          </w:tcPr>
          <w:p w:rsidR="008E23D7" w:rsidRPr="006471DE" w:rsidRDefault="008E23D7" w:rsidP="006C4769">
            <w:pPr>
              <w:rPr>
                <w:rFonts w:cstheme="minorHAnsi"/>
              </w:rPr>
            </w:pPr>
            <w:r w:rsidRPr="006471DE">
              <w:rPr>
                <w:rFonts w:cstheme="minorHAnsi"/>
                <w:noProof/>
                <w:lang w:val="en-US" w:bidi="ar-SA"/>
              </w:rPr>
              <w:drawing>
                <wp:anchor distT="0" distB="0" distL="114300" distR="114300" simplePos="0" relativeHeight="251664384" behindDoc="0" locked="0" layoutInCell="1" allowOverlap="1" wp14:anchorId="61CE4C3D" wp14:editId="424F97D4">
                  <wp:simplePos x="0" y="0"/>
                  <wp:positionH relativeFrom="column">
                    <wp:posOffset>1372870</wp:posOffset>
                  </wp:positionH>
                  <wp:positionV relativeFrom="paragraph">
                    <wp:posOffset>83185</wp:posOffset>
                  </wp:positionV>
                  <wp:extent cx="3058795" cy="2052320"/>
                  <wp:effectExtent l="0" t="0" r="8255" b="5080"/>
                  <wp:wrapSquare wrapText="bothSides"/>
                  <wp:docPr id="4" name="Picture 4" descr="D:\1SANA\FES\FES Conference Pics FB\DSC_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SANA\FES\FES Conference Pics FB\DSC_01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8795"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71DE">
              <w:rPr>
                <w:rFonts w:cstheme="minorHAnsi"/>
              </w:rPr>
              <w:t>A one-day national conference was held in Islamabad in which women politicians and leaders were invited along with media personnel and members of Civil Society Organizations to engage in a discourse about media’s role in empowering women politicians. The conference identified gaps in the women-media relationship and helped in building linkages and developing partnerships between media and women politicians. The conference was also useful in initiating a dialogue with media on how to promote gender sensitive reporting on women and politics and elections to strengthen democracy.</w:t>
            </w:r>
          </w:p>
          <w:p w:rsidR="008E23D7" w:rsidRPr="006471DE" w:rsidRDefault="008E23D7" w:rsidP="006C4769">
            <w:pPr>
              <w:rPr>
                <w:rFonts w:cstheme="minorHAnsi"/>
              </w:rPr>
            </w:pPr>
          </w:p>
          <w:p w:rsidR="008E23D7" w:rsidRPr="006471DE" w:rsidRDefault="008E23D7" w:rsidP="006C4769">
            <w:pPr>
              <w:rPr>
                <w:rFonts w:cstheme="minorHAnsi"/>
              </w:rPr>
            </w:pPr>
            <w:r w:rsidRPr="006471DE">
              <w:rPr>
                <w:rFonts w:cstheme="minorHAnsi"/>
              </w:rPr>
              <w:t>Women politicians and leaders shared their experiences of the political arena and commented on media’s role in empowering women in politics.</w:t>
            </w:r>
          </w:p>
          <w:p w:rsidR="008E23D7" w:rsidRPr="006471DE" w:rsidRDefault="008E23D7" w:rsidP="006C4769">
            <w:pPr>
              <w:rPr>
                <w:rFonts w:cstheme="minorHAnsi"/>
              </w:rPr>
            </w:pPr>
          </w:p>
          <w:p w:rsidR="008E23D7" w:rsidRPr="006471DE" w:rsidRDefault="008E23D7" w:rsidP="006C4769">
            <w:pPr>
              <w:rPr>
                <w:rFonts w:cstheme="minorHAnsi"/>
              </w:rPr>
            </w:pPr>
            <w:r w:rsidRPr="006471DE">
              <w:rPr>
                <w:rFonts w:cstheme="minorHAnsi"/>
                <w:i/>
              </w:rPr>
              <w:t>“I have being involved in politics since childhood. When we do politics for our fathers and brothers it is a source of pride for them; but when we do it for ourselves it is a source of disgrace</w:t>
            </w:r>
            <w:r w:rsidRPr="006471DE">
              <w:rPr>
                <w:rFonts w:cstheme="minorHAnsi"/>
              </w:rPr>
              <w:t xml:space="preserve">.” said Ms. </w:t>
            </w:r>
            <w:proofErr w:type="spellStart"/>
            <w:r w:rsidRPr="006471DE">
              <w:rPr>
                <w:rFonts w:cstheme="minorHAnsi"/>
              </w:rPr>
              <w:t>Sumaira</w:t>
            </w:r>
            <w:proofErr w:type="spellEnd"/>
            <w:r w:rsidRPr="006471DE">
              <w:rPr>
                <w:rFonts w:cstheme="minorHAnsi"/>
              </w:rPr>
              <w:t xml:space="preserve"> Khan, a political worker of Pakistan People’s Party.</w:t>
            </w:r>
          </w:p>
        </w:tc>
      </w:tr>
    </w:tbl>
    <w:p w:rsidR="008E23D7" w:rsidRPr="006471DE" w:rsidRDefault="008E23D7">
      <w:pPr>
        <w:rPr>
          <w:rFonts w:cstheme="minorHAnsi"/>
        </w:rPr>
      </w:pPr>
    </w:p>
    <w:p w:rsidR="008E23D7" w:rsidRPr="006471DE" w:rsidRDefault="008E23D7">
      <w:pPr>
        <w:rPr>
          <w:rFonts w:cstheme="minorHAnsi"/>
        </w:rPr>
      </w:pPr>
    </w:p>
    <w:p w:rsidR="008E23D7" w:rsidRPr="006471DE" w:rsidRDefault="008E23D7">
      <w:pPr>
        <w:rPr>
          <w:rFonts w:cstheme="minorHAnsi"/>
        </w:rPr>
      </w:pPr>
    </w:p>
    <w:p w:rsidR="008E23D7" w:rsidRPr="006471DE" w:rsidRDefault="008E23D7">
      <w:pPr>
        <w:rPr>
          <w:rFonts w:cstheme="minorHAnsi"/>
        </w:rPr>
      </w:pPr>
    </w:p>
    <w:tbl>
      <w:tblPr>
        <w:tblStyle w:val="TableGrid"/>
        <w:tblW w:w="0" w:type="auto"/>
        <w:tblLook w:val="04A0" w:firstRow="1" w:lastRow="0" w:firstColumn="1" w:lastColumn="0" w:noHBand="0" w:noVBand="1"/>
      </w:tblPr>
      <w:tblGrid>
        <w:gridCol w:w="2151"/>
        <w:gridCol w:w="7199"/>
      </w:tblGrid>
      <w:tr w:rsidR="006D1D1E" w:rsidRPr="006471DE" w:rsidTr="00353BED">
        <w:tc>
          <w:tcPr>
            <w:tcW w:w="9350" w:type="dxa"/>
            <w:gridSpan w:val="2"/>
          </w:tcPr>
          <w:p w:rsidR="006D1D1E" w:rsidRPr="00557483" w:rsidRDefault="006D1D1E" w:rsidP="00557483">
            <w:pPr>
              <w:pStyle w:val="ListParagraph"/>
              <w:numPr>
                <w:ilvl w:val="0"/>
                <w:numId w:val="14"/>
              </w:numPr>
              <w:rPr>
                <w:rFonts w:cstheme="minorHAnsi"/>
                <w:b/>
                <w:bCs/>
              </w:rPr>
            </w:pPr>
            <w:r w:rsidRPr="00557483">
              <w:rPr>
                <w:rFonts w:cstheme="minorHAnsi"/>
                <w:b/>
                <w:bCs/>
              </w:rPr>
              <w:t>On-Desk Consultations with Media – visits to media houses and press clubs across Pakistan</w:t>
            </w:r>
            <w:r w:rsidR="00264EC5">
              <w:rPr>
                <w:rFonts w:cstheme="minorHAnsi"/>
                <w:b/>
                <w:bCs/>
              </w:rPr>
              <w:t xml:space="preserve"> </w:t>
            </w:r>
            <w:r w:rsidR="00264EC5" w:rsidRPr="00264EC5">
              <w:rPr>
                <w:rFonts w:eastAsia="Times New Roman"/>
                <w:b/>
                <w:bCs/>
                <w:highlight w:val="cyan"/>
              </w:rPr>
              <w:t>(filter theme – gender-just media )</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lastRenderedPageBreak/>
              <w:t>Date/Year</w:t>
            </w:r>
          </w:p>
        </w:tc>
        <w:tc>
          <w:tcPr>
            <w:tcW w:w="7199" w:type="dxa"/>
          </w:tcPr>
          <w:p w:rsidR="006D1D1E" w:rsidRPr="006471DE" w:rsidRDefault="006D1D1E" w:rsidP="00353BED">
            <w:pPr>
              <w:tabs>
                <w:tab w:val="left" w:pos="885"/>
              </w:tabs>
              <w:rPr>
                <w:rFonts w:cstheme="minorHAnsi"/>
              </w:rPr>
            </w:pPr>
            <w:r w:rsidRPr="006471DE">
              <w:rPr>
                <w:rFonts w:cstheme="minorHAnsi"/>
              </w:rPr>
              <w:t>November – December 2013</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Participants</w:t>
            </w:r>
          </w:p>
        </w:tc>
        <w:tc>
          <w:tcPr>
            <w:tcW w:w="7199" w:type="dxa"/>
          </w:tcPr>
          <w:p w:rsidR="006D1D1E" w:rsidRPr="006471DE" w:rsidRDefault="006D1D1E" w:rsidP="00353BED">
            <w:pPr>
              <w:tabs>
                <w:tab w:val="left" w:pos="885"/>
              </w:tabs>
              <w:rPr>
                <w:rFonts w:cstheme="minorHAnsi"/>
              </w:rPr>
            </w:pPr>
            <w:r w:rsidRPr="006471DE">
              <w:rPr>
                <w:rFonts w:cstheme="minorHAnsi"/>
              </w:rPr>
              <w:t>160+</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Project</w:t>
            </w:r>
          </w:p>
        </w:tc>
        <w:tc>
          <w:tcPr>
            <w:tcW w:w="7199" w:type="dxa"/>
          </w:tcPr>
          <w:p w:rsidR="006D1D1E" w:rsidRPr="006471DE" w:rsidRDefault="006D1D1E" w:rsidP="00353BED">
            <w:pPr>
              <w:tabs>
                <w:tab w:val="left" w:pos="885"/>
              </w:tabs>
              <w:rPr>
                <w:rFonts w:cstheme="minorHAnsi"/>
              </w:rPr>
            </w:pPr>
            <w:r w:rsidRPr="006471DE">
              <w:rPr>
                <w:rFonts w:cstheme="minorHAnsi"/>
              </w:rPr>
              <w:t>More Women in Media</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Funded by </w:t>
            </w:r>
          </w:p>
        </w:tc>
        <w:tc>
          <w:tcPr>
            <w:tcW w:w="7199" w:type="dxa"/>
          </w:tcPr>
          <w:p w:rsidR="006D1D1E" w:rsidRPr="006471DE" w:rsidRDefault="006D1D1E" w:rsidP="00353BED">
            <w:pPr>
              <w:rPr>
                <w:rFonts w:cstheme="minorHAnsi"/>
                <w:shd w:val="clear" w:color="auto" w:fill="FFFFFF"/>
              </w:rPr>
            </w:pPr>
            <w:r w:rsidRPr="006471DE">
              <w:rPr>
                <w:rFonts w:cstheme="minorHAnsi"/>
                <w:shd w:val="clear" w:color="auto" w:fill="FFFFFF"/>
              </w:rPr>
              <w:t>DANIDA</w:t>
            </w:r>
          </w:p>
        </w:tc>
      </w:tr>
      <w:tr w:rsidR="006D1D1E" w:rsidRPr="006471DE" w:rsidTr="00353BED">
        <w:tc>
          <w:tcPr>
            <w:tcW w:w="2151" w:type="dxa"/>
          </w:tcPr>
          <w:p w:rsidR="006D1D1E" w:rsidRPr="006471DE" w:rsidRDefault="006D1D1E" w:rsidP="00353BED">
            <w:pPr>
              <w:rPr>
                <w:rFonts w:cstheme="minorHAnsi"/>
              </w:rPr>
            </w:pPr>
            <w:r w:rsidRPr="006471DE">
              <w:rPr>
                <w:rFonts w:cstheme="minorHAnsi"/>
              </w:rPr>
              <w:t xml:space="preserve">Description </w:t>
            </w:r>
          </w:p>
        </w:tc>
        <w:tc>
          <w:tcPr>
            <w:tcW w:w="7199" w:type="dxa"/>
          </w:tcPr>
          <w:p w:rsidR="006D1D1E" w:rsidRPr="006471DE" w:rsidRDefault="006D1D1E" w:rsidP="00353BED">
            <w:pPr>
              <w:rPr>
                <w:rFonts w:cstheme="minorHAnsi"/>
              </w:rPr>
            </w:pPr>
            <w:r w:rsidRPr="006471DE">
              <w:rPr>
                <w:rFonts w:cstheme="minorHAnsi"/>
              </w:rPr>
              <w:t>The on-desk consultations were carried out in various media houses across Pakistan. Below are the details:</w:t>
            </w:r>
          </w:p>
          <w:p w:rsidR="006D1D1E" w:rsidRPr="006471DE" w:rsidRDefault="006D1D1E" w:rsidP="00353BED">
            <w:pPr>
              <w:rPr>
                <w:rFonts w:cstheme="minorHAnsi"/>
                <w:b/>
                <w:bCs/>
              </w:rPr>
            </w:pPr>
            <w:r w:rsidRPr="006471DE">
              <w:rPr>
                <w:rFonts w:cstheme="minorHAnsi"/>
                <w:b/>
                <w:bCs/>
              </w:rPr>
              <w:t>Islamabad:</w:t>
            </w:r>
          </w:p>
          <w:p w:rsidR="006D1D1E" w:rsidRPr="006471DE" w:rsidRDefault="006D1D1E" w:rsidP="00353BED">
            <w:pPr>
              <w:pStyle w:val="ListParagraph"/>
              <w:numPr>
                <w:ilvl w:val="0"/>
                <w:numId w:val="5"/>
              </w:numPr>
              <w:ind w:left="526" w:hanging="166"/>
              <w:rPr>
                <w:rFonts w:cstheme="minorHAnsi"/>
              </w:rPr>
            </w:pPr>
            <w:proofErr w:type="spellStart"/>
            <w:r w:rsidRPr="006471DE">
              <w:rPr>
                <w:rFonts w:cstheme="minorHAnsi"/>
              </w:rPr>
              <w:t>Abb</w:t>
            </w:r>
            <w:proofErr w:type="spellEnd"/>
            <w:r w:rsidRPr="006471DE">
              <w:rPr>
                <w:rFonts w:cstheme="minorHAnsi"/>
              </w:rPr>
              <w:t xml:space="preserve"> </w:t>
            </w:r>
            <w:proofErr w:type="spellStart"/>
            <w:r w:rsidRPr="006471DE">
              <w:rPr>
                <w:rFonts w:cstheme="minorHAnsi"/>
              </w:rPr>
              <w:t>Tak</w:t>
            </w:r>
            <w:proofErr w:type="spellEnd"/>
          </w:p>
          <w:p w:rsidR="006D1D1E" w:rsidRPr="006471DE" w:rsidRDefault="006D1D1E" w:rsidP="00353BED">
            <w:pPr>
              <w:pStyle w:val="ListParagraph"/>
              <w:numPr>
                <w:ilvl w:val="0"/>
                <w:numId w:val="5"/>
              </w:numPr>
              <w:ind w:left="526" w:hanging="166"/>
              <w:rPr>
                <w:rFonts w:cstheme="minorHAnsi"/>
              </w:rPr>
            </w:pPr>
            <w:r w:rsidRPr="006471DE">
              <w:rPr>
                <w:rFonts w:cstheme="minorHAnsi"/>
              </w:rPr>
              <w:t>Daily Pakistan</w:t>
            </w:r>
          </w:p>
          <w:p w:rsidR="006D1D1E" w:rsidRPr="006471DE" w:rsidRDefault="006D1D1E" w:rsidP="00353BED">
            <w:pPr>
              <w:pStyle w:val="ListParagraph"/>
              <w:numPr>
                <w:ilvl w:val="0"/>
                <w:numId w:val="5"/>
              </w:numPr>
              <w:ind w:left="526" w:hanging="166"/>
              <w:rPr>
                <w:rFonts w:cstheme="minorHAnsi"/>
              </w:rPr>
            </w:pPr>
            <w:r w:rsidRPr="006471DE">
              <w:rPr>
                <w:rFonts w:cstheme="minorHAnsi"/>
              </w:rPr>
              <w:t>Express Tribune</w:t>
            </w:r>
          </w:p>
          <w:p w:rsidR="006D1D1E" w:rsidRPr="006471DE" w:rsidRDefault="006D1D1E" w:rsidP="00353BED">
            <w:pPr>
              <w:pStyle w:val="ListParagraph"/>
              <w:numPr>
                <w:ilvl w:val="0"/>
                <w:numId w:val="5"/>
              </w:numPr>
              <w:ind w:left="526" w:hanging="166"/>
              <w:rPr>
                <w:rFonts w:cstheme="minorHAnsi"/>
              </w:rPr>
            </w:pPr>
            <w:r w:rsidRPr="006471DE">
              <w:rPr>
                <w:rFonts w:cstheme="minorHAnsi"/>
              </w:rPr>
              <w:t>FM 100</w:t>
            </w:r>
          </w:p>
          <w:p w:rsidR="006D1D1E" w:rsidRPr="006471DE" w:rsidRDefault="006D1D1E" w:rsidP="00353BED">
            <w:pPr>
              <w:pStyle w:val="ListParagraph"/>
              <w:numPr>
                <w:ilvl w:val="0"/>
                <w:numId w:val="5"/>
              </w:numPr>
              <w:ind w:left="526" w:hanging="166"/>
              <w:rPr>
                <w:rFonts w:cstheme="minorHAnsi"/>
              </w:rPr>
            </w:pPr>
            <w:r w:rsidRPr="006471DE">
              <w:rPr>
                <w:rFonts w:cstheme="minorHAnsi"/>
              </w:rPr>
              <w:t>Geo News</w:t>
            </w:r>
          </w:p>
          <w:p w:rsidR="006D1D1E" w:rsidRPr="006471DE" w:rsidRDefault="006D1D1E" w:rsidP="00353BED">
            <w:pPr>
              <w:pStyle w:val="ListParagraph"/>
              <w:numPr>
                <w:ilvl w:val="0"/>
                <w:numId w:val="5"/>
              </w:numPr>
              <w:ind w:left="526" w:hanging="166"/>
              <w:rPr>
                <w:rFonts w:cstheme="minorHAnsi"/>
              </w:rPr>
            </w:pPr>
            <w:r w:rsidRPr="006471DE">
              <w:rPr>
                <w:rFonts w:cstheme="minorHAnsi"/>
              </w:rPr>
              <w:t>PBC</w:t>
            </w:r>
          </w:p>
          <w:p w:rsidR="006D1D1E" w:rsidRPr="006471DE" w:rsidRDefault="006D1D1E" w:rsidP="00353BED">
            <w:pPr>
              <w:rPr>
                <w:rFonts w:cstheme="minorHAnsi"/>
                <w:b/>
                <w:bCs/>
              </w:rPr>
            </w:pPr>
            <w:r w:rsidRPr="006471DE">
              <w:rPr>
                <w:rFonts w:cstheme="minorHAnsi"/>
                <w:b/>
                <w:bCs/>
              </w:rPr>
              <w:t>Peshawar:</w:t>
            </w:r>
          </w:p>
          <w:p w:rsidR="006D1D1E" w:rsidRPr="006471DE" w:rsidRDefault="006D1D1E" w:rsidP="00353BED">
            <w:pPr>
              <w:pStyle w:val="ListParagraph"/>
              <w:numPr>
                <w:ilvl w:val="0"/>
                <w:numId w:val="7"/>
              </w:numPr>
              <w:ind w:left="526" w:hanging="166"/>
              <w:rPr>
                <w:rFonts w:cstheme="minorHAnsi"/>
              </w:rPr>
            </w:pPr>
            <w:proofErr w:type="spellStart"/>
            <w:r w:rsidRPr="006471DE">
              <w:rPr>
                <w:rFonts w:cstheme="minorHAnsi"/>
              </w:rPr>
              <w:t>Aaj</w:t>
            </w:r>
            <w:proofErr w:type="spellEnd"/>
            <w:r w:rsidRPr="006471DE">
              <w:rPr>
                <w:rFonts w:cstheme="minorHAnsi"/>
              </w:rPr>
              <w:t xml:space="preserve"> News</w:t>
            </w:r>
          </w:p>
          <w:p w:rsidR="006D1D1E" w:rsidRPr="006471DE" w:rsidRDefault="006D1D1E" w:rsidP="00353BED">
            <w:pPr>
              <w:pStyle w:val="ListParagraph"/>
              <w:numPr>
                <w:ilvl w:val="0"/>
                <w:numId w:val="7"/>
              </w:numPr>
              <w:ind w:left="526" w:hanging="166"/>
              <w:rPr>
                <w:rFonts w:cstheme="minorHAnsi"/>
              </w:rPr>
            </w:pPr>
            <w:r w:rsidRPr="006471DE">
              <w:rPr>
                <w:rFonts w:cstheme="minorHAnsi"/>
              </w:rPr>
              <w:t>AVT Khyber</w:t>
            </w:r>
          </w:p>
          <w:p w:rsidR="006D1D1E" w:rsidRPr="006471DE" w:rsidRDefault="006D1D1E" w:rsidP="00353BED">
            <w:pPr>
              <w:pStyle w:val="ListParagraph"/>
              <w:numPr>
                <w:ilvl w:val="0"/>
                <w:numId w:val="7"/>
              </w:numPr>
              <w:ind w:left="526" w:hanging="166"/>
              <w:rPr>
                <w:rFonts w:cstheme="minorHAnsi"/>
              </w:rPr>
            </w:pPr>
            <w:r w:rsidRPr="006471DE">
              <w:rPr>
                <w:rFonts w:cstheme="minorHAnsi"/>
              </w:rPr>
              <w:t>Frontier Post</w:t>
            </w:r>
          </w:p>
          <w:p w:rsidR="006D1D1E" w:rsidRPr="006471DE" w:rsidRDefault="006D1D1E" w:rsidP="00353BED">
            <w:pPr>
              <w:pStyle w:val="ListParagraph"/>
              <w:numPr>
                <w:ilvl w:val="0"/>
                <w:numId w:val="7"/>
              </w:numPr>
              <w:ind w:left="526" w:hanging="166"/>
              <w:rPr>
                <w:rFonts w:cstheme="minorHAnsi"/>
              </w:rPr>
            </w:pPr>
            <w:r w:rsidRPr="006471DE">
              <w:rPr>
                <w:rFonts w:cstheme="minorHAnsi"/>
              </w:rPr>
              <w:t>PBC Peshawar</w:t>
            </w:r>
          </w:p>
          <w:p w:rsidR="006D1D1E" w:rsidRPr="006471DE" w:rsidRDefault="006D1D1E" w:rsidP="00353BED">
            <w:pPr>
              <w:rPr>
                <w:rFonts w:cstheme="minorHAnsi"/>
                <w:b/>
                <w:bCs/>
              </w:rPr>
            </w:pPr>
            <w:r w:rsidRPr="006471DE">
              <w:rPr>
                <w:rFonts w:cstheme="minorHAnsi"/>
                <w:b/>
                <w:bCs/>
              </w:rPr>
              <w:t>Quetta:</w:t>
            </w:r>
          </w:p>
          <w:p w:rsidR="006D1D1E" w:rsidRPr="006471DE" w:rsidRDefault="006D1D1E" w:rsidP="00353BED">
            <w:pPr>
              <w:pStyle w:val="ListParagraph"/>
              <w:numPr>
                <w:ilvl w:val="0"/>
                <w:numId w:val="9"/>
              </w:numPr>
              <w:ind w:left="526" w:hanging="166"/>
              <w:rPr>
                <w:rFonts w:cstheme="minorHAnsi"/>
              </w:rPr>
            </w:pPr>
            <w:r w:rsidRPr="006471DE">
              <w:rPr>
                <w:rFonts w:cstheme="minorHAnsi"/>
              </w:rPr>
              <w:t xml:space="preserve">Daily </w:t>
            </w:r>
            <w:proofErr w:type="spellStart"/>
            <w:r w:rsidRPr="006471DE">
              <w:rPr>
                <w:rFonts w:cstheme="minorHAnsi"/>
              </w:rPr>
              <w:t>Azadi</w:t>
            </w:r>
            <w:proofErr w:type="spellEnd"/>
          </w:p>
          <w:p w:rsidR="006D1D1E" w:rsidRPr="006471DE" w:rsidRDefault="006D1D1E" w:rsidP="00353BED">
            <w:pPr>
              <w:pStyle w:val="ListParagraph"/>
              <w:numPr>
                <w:ilvl w:val="0"/>
                <w:numId w:val="9"/>
              </w:numPr>
              <w:ind w:left="526" w:hanging="166"/>
              <w:rPr>
                <w:rFonts w:cstheme="minorHAnsi"/>
              </w:rPr>
            </w:pPr>
            <w:r w:rsidRPr="006471DE">
              <w:rPr>
                <w:rFonts w:cstheme="minorHAnsi"/>
              </w:rPr>
              <w:t xml:space="preserve">Daily </w:t>
            </w:r>
            <w:proofErr w:type="spellStart"/>
            <w:r w:rsidRPr="006471DE">
              <w:rPr>
                <w:rFonts w:cstheme="minorHAnsi"/>
              </w:rPr>
              <w:t>Mashriq</w:t>
            </w:r>
            <w:proofErr w:type="spellEnd"/>
          </w:p>
          <w:p w:rsidR="006D1D1E" w:rsidRPr="006471DE" w:rsidRDefault="006D1D1E" w:rsidP="00353BED">
            <w:pPr>
              <w:pStyle w:val="ListParagraph"/>
              <w:numPr>
                <w:ilvl w:val="0"/>
                <w:numId w:val="9"/>
              </w:numPr>
              <w:ind w:left="526" w:hanging="166"/>
              <w:rPr>
                <w:rFonts w:cstheme="minorHAnsi"/>
              </w:rPr>
            </w:pPr>
            <w:r w:rsidRPr="006471DE">
              <w:rPr>
                <w:rFonts w:cstheme="minorHAnsi"/>
              </w:rPr>
              <w:t>Daily Dawn</w:t>
            </w:r>
          </w:p>
          <w:p w:rsidR="006D1D1E" w:rsidRPr="006471DE" w:rsidRDefault="006D1D1E" w:rsidP="00353BED">
            <w:pPr>
              <w:pStyle w:val="ListParagraph"/>
              <w:numPr>
                <w:ilvl w:val="0"/>
                <w:numId w:val="9"/>
              </w:numPr>
              <w:ind w:left="526" w:hanging="166"/>
              <w:rPr>
                <w:rFonts w:cstheme="minorHAnsi"/>
              </w:rPr>
            </w:pPr>
            <w:r w:rsidRPr="006471DE">
              <w:rPr>
                <w:rFonts w:cstheme="minorHAnsi"/>
              </w:rPr>
              <w:t>Baluchistan Times</w:t>
            </w:r>
          </w:p>
          <w:p w:rsidR="006D1D1E" w:rsidRPr="006471DE" w:rsidRDefault="006D1D1E" w:rsidP="00353BED">
            <w:pPr>
              <w:rPr>
                <w:rFonts w:cstheme="minorHAnsi"/>
                <w:b/>
                <w:bCs/>
              </w:rPr>
            </w:pPr>
            <w:r w:rsidRPr="006471DE">
              <w:rPr>
                <w:rFonts w:cstheme="minorHAnsi"/>
                <w:b/>
                <w:bCs/>
              </w:rPr>
              <w:t>Press Clubs at Hyderabad</w:t>
            </w:r>
          </w:p>
          <w:p w:rsidR="006D1D1E" w:rsidRPr="006471DE" w:rsidRDefault="006D1D1E" w:rsidP="00353BED">
            <w:pPr>
              <w:rPr>
                <w:rFonts w:cstheme="minorHAnsi"/>
                <w:b/>
                <w:bCs/>
              </w:rPr>
            </w:pPr>
            <w:r w:rsidRPr="006471DE">
              <w:rPr>
                <w:rFonts w:cstheme="minorHAnsi"/>
                <w:b/>
                <w:bCs/>
              </w:rPr>
              <w:t>Multan</w:t>
            </w:r>
          </w:p>
          <w:p w:rsidR="006D1D1E" w:rsidRPr="006471DE" w:rsidRDefault="006D1D1E" w:rsidP="00353BED">
            <w:pPr>
              <w:rPr>
                <w:rFonts w:cstheme="minorHAnsi"/>
                <w:b/>
                <w:bCs/>
              </w:rPr>
            </w:pPr>
            <w:r w:rsidRPr="006471DE">
              <w:rPr>
                <w:rFonts w:cstheme="minorHAnsi"/>
                <w:b/>
                <w:bCs/>
              </w:rPr>
              <w:t>Abbottabad</w:t>
            </w:r>
            <w:r w:rsidRPr="006471DE">
              <w:rPr>
                <w:rFonts w:cstheme="minorHAnsi"/>
                <w:b/>
                <w:bCs/>
              </w:rPr>
              <w:tab/>
            </w:r>
          </w:p>
        </w:tc>
      </w:tr>
    </w:tbl>
    <w:p w:rsidR="008E23D7" w:rsidRPr="006471DE" w:rsidRDefault="008E23D7">
      <w:pPr>
        <w:rPr>
          <w:rFonts w:cstheme="minorHAnsi"/>
        </w:rPr>
      </w:pPr>
    </w:p>
    <w:p w:rsidR="008E23D7" w:rsidRPr="006471DE" w:rsidRDefault="008E23D7">
      <w:pPr>
        <w:rPr>
          <w:rFonts w:cstheme="minorHAnsi"/>
        </w:rPr>
      </w:pPr>
    </w:p>
    <w:p w:rsidR="008E23D7" w:rsidRPr="006471DE" w:rsidRDefault="008E23D7">
      <w:pPr>
        <w:rPr>
          <w:rFonts w:cstheme="minorHAnsi"/>
        </w:rPr>
      </w:pPr>
    </w:p>
    <w:tbl>
      <w:tblPr>
        <w:tblStyle w:val="TableGrid"/>
        <w:tblW w:w="0" w:type="auto"/>
        <w:tblLook w:val="04A0" w:firstRow="1" w:lastRow="0" w:firstColumn="1" w:lastColumn="0" w:noHBand="0" w:noVBand="1"/>
      </w:tblPr>
      <w:tblGrid>
        <w:gridCol w:w="2151"/>
        <w:gridCol w:w="7199"/>
      </w:tblGrid>
      <w:tr w:rsidR="00E57D19" w:rsidRPr="006471DE" w:rsidTr="00D30A2E">
        <w:tc>
          <w:tcPr>
            <w:tcW w:w="9350" w:type="dxa"/>
            <w:gridSpan w:val="2"/>
          </w:tcPr>
          <w:p w:rsidR="00E57D19" w:rsidRPr="00557483" w:rsidRDefault="00E57D19" w:rsidP="00557483">
            <w:pPr>
              <w:pStyle w:val="ListParagraph"/>
              <w:numPr>
                <w:ilvl w:val="0"/>
                <w:numId w:val="14"/>
              </w:numPr>
              <w:rPr>
                <w:rFonts w:cstheme="minorHAnsi"/>
                <w:b/>
                <w:bCs/>
              </w:rPr>
            </w:pPr>
            <w:r w:rsidRPr="00557483">
              <w:rPr>
                <w:rFonts w:cstheme="minorHAnsi"/>
                <w:b/>
                <w:bCs/>
              </w:rPr>
              <w:t>Formulation of Gender Sensitive Code-of-Ethics for the Media</w:t>
            </w:r>
            <w:r w:rsidR="00264EC5">
              <w:rPr>
                <w:rFonts w:cstheme="minorHAnsi"/>
                <w:b/>
                <w:bCs/>
              </w:rPr>
              <w:t xml:space="preserve"> </w:t>
            </w:r>
            <w:r w:rsidR="00264EC5" w:rsidRPr="00264EC5">
              <w:rPr>
                <w:rFonts w:eastAsia="Times New Roman"/>
                <w:b/>
                <w:bCs/>
                <w:highlight w:val="cyan"/>
              </w:rPr>
              <w:t>(filter theme – gender-just media )</w:t>
            </w:r>
          </w:p>
        </w:tc>
      </w:tr>
      <w:tr w:rsidR="00E57D19" w:rsidRPr="006471DE" w:rsidTr="00D30A2E">
        <w:tc>
          <w:tcPr>
            <w:tcW w:w="2151" w:type="dxa"/>
          </w:tcPr>
          <w:p w:rsidR="00E57D19" w:rsidRPr="006471DE" w:rsidRDefault="00E57D19" w:rsidP="00E57D19">
            <w:pPr>
              <w:rPr>
                <w:rFonts w:cstheme="minorHAnsi"/>
              </w:rPr>
            </w:pPr>
            <w:r w:rsidRPr="006471DE">
              <w:rPr>
                <w:rFonts w:cstheme="minorHAnsi"/>
              </w:rPr>
              <w:t>Date/Year</w:t>
            </w:r>
          </w:p>
        </w:tc>
        <w:tc>
          <w:tcPr>
            <w:tcW w:w="7199" w:type="dxa"/>
          </w:tcPr>
          <w:p w:rsidR="00E57D19" w:rsidRPr="006471DE" w:rsidRDefault="00E57D19" w:rsidP="00E57D19">
            <w:pPr>
              <w:tabs>
                <w:tab w:val="left" w:pos="885"/>
              </w:tabs>
              <w:rPr>
                <w:rFonts w:cstheme="minorHAnsi"/>
              </w:rPr>
            </w:pPr>
            <w:r w:rsidRPr="006471DE">
              <w:rPr>
                <w:rFonts w:cstheme="minorHAnsi"/>
              </w:rPr>
              <w:t>1</w:t>
            </w:r>
            <w:r w:rsidRPr="006471DE">
              <w:rPr>
                <w:rFonts w:cstheme="minorHAnsi"/>
                <w:vertAlign w:val="superscript"/>
              </w:rPr>
              <w:t>st</w:t>
            </w:r>
            <w:r w:rsidRPr="006471DE">
              <w:rPr>
                <w:rFonts w:cstheme="minorHAnsi"/>
              </w:rPr>
              <w:t xml:space="preserve"> December, 2012</w:t>
            </w:r>
          </w:p>
        </w:tc>
      </w:tr>
      <w:tr w:rsidR="00E57D19" w:rsidRPr="006471DE" w:rsidTr="00D30A2E">
        <w:tc>
          <w:tcPr>
            <w:tcW w:w="2151" w:type="dxa"/>
          </w:tcPr>
          <w:p w:rsidR="00E57D19" w:rsidRPr="006471DE" w:rsidRDefault="00E57D19" w:rsidP="00E57D19">
            <w:pPr>
              <w:rPr>
                <w:rFonts w:cstheme="minorHAnsi"/>
              </w:rPr>
            </w:pPr>
            <w:r w:rsidRPr="006471DE">
              <w:rPr>
                <w:rFonts w:cstheme="minorHAnsi"/>
              </w:rPr>
              <w:t>Participants</w:t>
            </w:r>
          </w:p>
        </w:tc>
        <w:tc>
          <w:tcPr>
            <w:tcW w:w="7199" w:type="dxa"/>
          </w:tcPr>
          <w:p w:rsidR="00E57D19" w:rsidRPr="006471DE" w:rsidRDefault="00E57D19" w:rsidP="00E57D19">
            <w:pPr>
              <w:tabs>
                <w:tab w:val="left" w:pos="885"/>
              </w:tabs>
              <w:rPr>
                <w:rFonts w:cstheme="minorHAnsi"/>
              </w:rPr>
            </w:pPr>
            <w:r w:rsidRPr="006471DE">
              <w:rPr>
                <w:rFonts w:cstheme="minorHAnsi"/>
              </w:rPr>
              <w:t>19</w:t>
            </w:r>
          </w:p>
        </w:tc>
      </w:tr>
      <w:tr w:rsidR="00E57D19" w:rsidRPr="006471DE" w:rsidTr="00D30A2E">
        <w:tc>
          <w:tcPr>
            <w:tcW w:w="2151" w:type="dxa"/>
          </w:tcPr>
          <w:p w:rsidR="00E57D19" w:rsidRPr="006471DE" w:rsidRDefault="00E57D19" w:rsidP="00E57D19">
            <w:pPr>
              <w:rPr>
                <w:rFonts w:cstheme="minorHAnsi"/>
              </w:rPr>
            </w:pPr>
            <w:r w:rsidRPr="006471DE">
              <w:rPr>
                <w:rFonts w:cstheme="minorHAnsi"/>
              </w:rPr>
              <w:t>Project</w:t>
            </w:r>
          </w:p>
        </w:tc>
        <w:tc>
          <w:tcPr>
            <w:tcW w:w="7199" w:type="dxa"/>
          </w:tcPr>
          <w:p w:rsidR="00E57D19" w:rsidRPr="006471DE" w:rsidRDefault="00E57D19" w:rsidP="00E57D19">
            <w:pPr>
              <w:tabs>
                <w:tab w:val="left" w:pos="885"/>
              </w:tabs>
              <w:rPr>
                <w:rFonts w:cstheme="minorHAnsi"/>
              </w:rPr>
            </w:pPr>
            <w:r w:rsidRPr="006471DE">
              <w:rPr>
                <w:rFonts w:cstheme="minorHAnsi"/>
              </w:rPr>
              <w:t>More Women in Media</w:t>
            </w:r>
          </w:p>
        </w:tc>
      </w:tr>
      <w:tr w:rsidR="00E57D19" w:rsidRPr="006471DE" w:rsidTr="00D30A2E">
        <w:tc>
          <w:tcPr>
            <w:tcW w:w="2151" w:type="dxa"/>
          </w:tcPr>
          <w:p w:rsidR="00E57D19" w:rsidRPr="006471DE" w:rsidRDefault="00E57D19" w:rsidP="00E57D19">
            <w:pPr>
              <w:rPr>
                <w:rFonts w:cstheme="minorHAnsi"/>
              </w:rPr>
            </w:pPr>
            <w:r w:rsidRPr="006471DE">
              <w:rPr>
                <w:rFonts w:cstheme="minorHAnsi"/>
              </w:rPr>
              <w:t xml:space="preserve">Funded by </w:t>
            </w:r>
          </w:p>
        </w:tc>
        <w:tc>
          <w:tcPr>
            <w:tcW w:w="7199" w:type="dxa"/>
          </w:tcPr>
          <w:p w:rsidR="00E57D19" w:rsidRPr="006471DE" w:rsidRDefault="00E57D19" w:rsidP="00E57D19">
            <w:pPr>
              <w:rPr>
                <w:rFonts w:cstheme="minorHAnsi"/>
                <w:shd w:val="clear" w:color="auto" w:fill="FFFFFF"/>
              </w:rPr>
            </w:pPr>
            <w:r w:rsidRPr="006471DE">
              <w:rPr>
                <w:rFonts w:cstheme="minorHAnsi"/>
                <w:shd w:val="clear" w:color="auto" w:fill="FFFFFF"/>
              </w:rPr>
              <w:t>DANIDA</w:t>
            </w:r>
          </w:p>
        </w:tc>
      </w:tr>
      <w:tr w:rsidR="00E57D19" w:rsidRPr="006471DE" w:rsidTr="00D30A2E">
        <w:tc>
          <w:tcPr>
            <w:tcW w:w="2151" w:type="dxa"/>
          </w:tcPr>
          <w:p w:rsidR="00E57D19" w:rsidRPr="006471DE" w:rsidRDefault="00E57D19" w:rsidP="00E57D19">
            <w:pPr>
              <w:rPr>
                <w:rFonts w:cstheme="minorHAnsi"/>
              </w:rPr>
            </w:pPr>
            <w:r w:rsidRPr="006471DE">
              <w:rPr>
                <w:rFonts w:cstheme="minorHAnsi"/>
              </w:rPr>
              <w:lastRenderedPageBreak/>
              <w:t xml:space="preserve">Description </w:t>
            </w:r>
          </w:p>
        </w:tc>
        <w:tc>
          <w:tcPr>
            <w:tcW w:w="7199" w:type="dxa"/>
          </w:tcPr>
          <w:p w:rsidR="00381477" w:rsidRPr="006471DE" w:rsidRDefault="00381477" w:rsidP="00B60711">
            <w:pPr>
              <w:jc w:val="both"/>
              <w:rPr>
                <w:ins w:id="0" w:author="Apple Macintosh" w:date="2012-11-19T23:15:00Z"/>
                <w:rFonts w:cstheme="minorHAnsi"/>
              </w:rPr>
            </w:pPr>
            <w:r w:rsidRPr="006471DE">
              <w:rPr>
                <w:rFonts w:cstheme="minorHAnsi"/>
                <w:noProof/>
                <w:lang w:val="en-US" w:bidi="ar-SA"/>
              </w:rPr>
              <w:drawing>
                <wp:anchor distT="0" distB="0" distL="114300" distR="114300" simplePos="0" relativeHeight="251660288" behindDoc="0" locked="0" layoutInCell="1" allowOverlap="1" wp14:anchorId="0280676D" wp14:editId="130C780C">
                  <wp:simplePos x="0" y="0"/>
                  <wp:positionH relativeFrom="column">
                    <wp:posOffset>1815465</wp:posOffset>
                  </wp:positionH>
                  <wp:positionV relativeFrom="paragraph">
                    <wp:posOffset>122555</wp:posOffset>
                  </wp:positionV>
                  <wp:extent cx="2526665" cy="2228850"/>
                  <wp:effectExtent l="0" t="0" r="6985" b="0"/>
                  <wp:wrapSquare wrapText="bothSides"/>
                  <wp:docPr id="2" name="Picture 2" descr="SAM_3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_35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666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71DE">
              <w:rPr>
                <w:rFonts w:cstheme="minorHAnsi"/>
              </w:rPr>
              <w:t>In 2005, Uks Research Centre finalised and presented the first ever Gender-Sensitive Code-of-Ethics for the Print Media in Pakistan</w:t>
            </w:r>
            <w:r w:rsidRPr="006471DE">
              <w:rPr>
                <w:rFonts w:cstheme="minorHAnsi"/>
                <w:noProof/>
                <w:lang w:bidi="ar-SA"/>
              </w:rPr>
              <w:t xml:space="preserve">. </w:t>
            </w:r>
            <w:r w:rsidRPr="006471DE">
              <w:rPr>
                <w:rFonts w:cstheme="minorHAnsi"/>
              </w:rPr>
              <w:t xml:space="preserve">Though this code was a comprehensive document (and the only one) available to consult on gender-sensitive content, it lacked clauses/guidelines specific to television, radio and the Internet. </w:t>
            </w:r>
          </w:p>
          <w:p w:rsidR="00381477" w:rsidRPr="006471DE" w:rsidRDefault="00381477" w:rsidP="00B60711">
            <w:pPr>
              <w:jc w:val="both"/>
              <w:rPr>
                <w:rFonts w:cstheme="minorHAnsi"/>
              </w:rPr>
            </w:pPr>
            <w:r w:rsidRPr="006471DE">
              <w:rPr>
                <w:rFonts w:cstheme="minorHAnsi"/>
              </w:rPr>
              <w:t xml:space="preserve">Uks </w:t>
            </w:r>
            <w:r w:rsidR="00B60711" w:rsidRPr="006471DE">
              <w:rPr>
                <w:rFonts w:cstheme="minorHAnsi"/>
              </w:rPr>
              <w:t>undertook</w:t>
            </w:r>
            <w:r w:rsidRPr="006471DE">
              <w:rPr>
                <w:rFonts w:cstheme="minorHAnsi"/>
              </w:rPr>
              <w:t xml:space="preserve"> the formulation and implementation of a gender-sensitive code-of-ethics for the media, inclusive of both print and electronic media, in Pakistan. This was one of the series of roundtable consultations held </w:t>
            </w:r>
            <w:r w:rsidR="00B60711" w:rsidRPr="006471DE">
              <w:rPr>
                <w:rFonts w:cstheme="minorHAnsi"/>
              </w:rPr>
              <w:t>with</w:t>
            </w:r>
            <w:r w:rsidRPr="006471DE">
              <w:rPr>
                <w:rFonts w:cstheme="minorHAnsi"/>
              </w:rPr>
              <w:t xml:space="preserve"> media stakeholders for the revision of this code-of-ethics. </w:t>
            </w:r>
          </w:p>
          <w:p w:rsidR="00381477" w:rsidRPr="006471DE" w:rsidRDefault="00B60711" w:rsidP="00B60711">
            <w:pPr>
              <w:jc w:val="both"/>
              <w:rPr>
                <w:rFonts w:cstheme="minorHAnsi"/>
              </w:rPr>
            </w:pPr>
            <w:r w:rsidRPr="006471DE">
              <w:rPr>
                <w:rFonts w:cstheme="minorHAnsi"/>
                <w:bCs/>
              </w:rPr>
              <w:t xml:space="preserve">The roundtable was an attempt to take up and </w:t>
            </w:r>
            <w:r w:rsidRPr="006471DE">
              <w:rPr>
                <w:rFonts w:cstheme="minorHAnsi"/>
              </w:rPr>
              <w:t>debate how commercialisation, politicization, and lack of professionalism was damaging women’s portrayal and development and why it was absolutely necessary to revise and adopt ethical guidelines for gender-just media.</w:t>
            </w:r>
          </w:p>
          <w:p w:rsidR="00E57D19" w:rsidRPr="006471DE" w:rsidRDefault="00381477" w:rsidP="00B60711">
            <w:pPr>
              <w:jc w:val="both"/>
              <w:rPr>
                <w:rFonts w:cstheme="minorHAnsi"/>
              </w:rPr>
            </w:pPr>
            <w:r w:rsidRPr="006471DE">
              <w:rPr>
                <w:rFonts w:cstheme="minorHAnsi"/>
              </w:rPr>
              <w:t>A total of nineteen media personnel – media owners, editors, bureau chiefs, members of journalists’ unions, educationists and gender experts - both male and female, participated in this consultation.</w:t>
            </w:r>
          </w:p>
          <w:p w:rsidR="00381477" w:rsidRPr="006471DE" w:rsidRDefault="00381477" w:rsidP="00381477">
            <w:pPr>
              <w:jc w:val="both"/>
              <w:rPr>
                <w:rFonts w:cstheme="minorHAnsi"/>
              </w:rPr>
            </w:pPr>
            <w:r w:rsidRPr="006471DE">
              <w:rPr>
                <w:rFonts w:cstheme="minorHAnsi"/>
              </w:rPr>
              <w:t>The issues that came under discussion include:</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 xml:space="preserve">Gender sensitisation of media </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Gender sensitive curriculum in media schools</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Media ratings vs. responsible content</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Advertisements</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Popularity of soaps from other countries</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Negative portrayal of women</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Responsibility of hosts and presenters</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 xml:space="preserve">Media practitioners  hail from the same society and have same social </w:t>
            </w:r>
            <w:proofErr w:type="spellStart"/>
            <w:r w:rsidRPr="006471DE">
              <w:rPr>
                <w:rFonts w:cstheme="minorHAnsi"/>
              </w:rPr>
              <w:t>mindsets</w:t>
            </w:r>
            <w:proofErr w:type="spellEnd"/>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Media a socio-political reflection</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Ethics - Media’s responsibility</w:t>
            </w:r>
          </w:p>
          <w:p w:rsidR="00381477" w:rsidRPr="006471DE" w:rsidRDefault="00381477" w:rsidP="00381477">
            <w:pPr>
              <w:numPr>
                <w:ilvl w:val="0"/>
                <w:numId w:val="10"/>
              </w:numPr>
              <w:spacing w:after="200" w:line="276" w:lineRule="auto"/>
              <w:contextualSpacing/>
              <w:jc w:val="both"/>
              <w:rPr>
                <w:rFonts w:cstheme="minorHAnsi"/>
              </w:rPr>
            </w:pPr>
            <w:r w:rsidRPr="006471DE">
              <w:rPr>
                <w:rFonts w:cstheme="minorHAnsi"/>
              </w:rPr>
              <w:t>Gender insensitive language and terminologies</w:t>
            </w:r>
          </w:p>
          <w:p w:rsidR="00381477" w:rsidRPr="006471DE" w:rsidRDefault="00381477" w:rsidP="007A5120">
            <w:pPr>
              <w:rPr>
                <w:rFonts w:cstheme="minorHAnsi"/>
              </w:rPr>
            </w:pPr>
          </w:p>
        </w:tc>
      </w:tr>
    </w:tbl>
    <w:p w:rsidR="00A47B17" w:rsidRPr="006471DE" w:rsidRDefault="00A47B17">
      <w:pPr>
        <w:rPr>
          <w:rFonts w:cstheme="minorHAnsi"/>
        </w:rPr>
      </w:pPr>
    </w:p>
    <w:p w:rsidR="00753005" w:rsidRPr="006471DE" w:rsidRDefault="00753005">
      <w:pPr>
        <w:rPr>
          <w:rFonts w:cstheme="minorHAnsi"/>
        </w:rPr>
      </w:pPr>
    </w:p>
    <w:tbl>
      <w:tblPr>
        <w:tblStyle w:val="TableGrid"/>
        <w:tblW w:w="0" w:type="auto"/>
        <w:tblLook w:val="04A0" w:firstRow="1" w:lastRow="0" w:firstColumn="1" w:lastColumn="0" w:noHBand="0" w:noVBand="1"/>
      </w:tblPr>
      <w:tblGrid>
        <w:gridCol w:w="2151"/>
        <w:gridCol w:w="7199"/>
      </w:tblGrid>
      <w:tr w:rsidR="0056540A" w:rsidRPr="006471DE" w:rsidTr="006C4769">
        <w:tc>
          <w:tcPr>
            <w:tcW w:w="9350" w:type="dxa"/>
            <w:gridSpan w:val="2"/>
          </w:tcPr>
          <w:p w:rsidR="0056540A" w:rsidRPr="00557483" w:rsidRDefault="0056540A" w:rsidP="00557483">
            <w:pPr>
              <w:pStyle w:val="ListParagraph"/>
              <w:numPr>
                <w:ilvl w:val="0"/>
                <w:numId w:val="14"/>
              </w:numPr>
              <w:rPr>
                <w:rFonts w:cstheme="minorHAnsi"/>
                <w:b/>
              </w:rPr>
            </w:pPr>
            <w:r w:rsidRPr="00557483">
              <w:rPr>
                <w:rFonts w:cstheme="minorHAnsi"/>
                <w:b/>
                <w:bCs/>
                <w:shd w:val="clear" w:color="auto" w:fill="FFFFFF"/>
              </w:rPr>
              <w:t>More Women in News and Views</w:t>
            </w:r>
            <w:r w:rsidR="00264EC5">
              <w:rPr>
                <w:rFonts w:cstheme="minorHAnsi"/>
                <w:b/>
                <w:bCs/>
                <w:shd w:val="clear" w:color="auto" w:fill="FFFFFF"/>
              </w:rPr>
              <w:t xml:space="preserve"> </w:t>
            </w:r>
            <w:r w:rsidR="00264EC5" w:rsidRPr="00264EC5">
              <w:rPr>
                <w:rFonts w:eastAsia="Times New Roman"/>
                <w:b/>
                <w:bCs/>
                <w:highlight w:val="cyan"/>
              </w:rPr>
              <w:t>(filter theme – gender-just media )</w:t>
            </w:r>
          </w:p>
        </w:tc>
      </w:tr>
      <w:tr w:rsidR="0056540A" w:rsidRPr="006471DE" w:rsidTr="006C4769">
        <w:tc>
          <w:tcPr>
            <w:tcW w:w="2151" w:type="dxa"/>
          </w:tcPr>
          <w:p w:rsidR="0056540A" w:rsidRPr="006471DE" w:rsidRDefault="0056540A" w:rsidP="006C4769">
            <w:pPr>
              <w:rPr>
                <w:rFonts w:cstheme="minorHAnsi"/>
                <w:b/>
              </w:rPr>
            </w:pPr>
            <w:r w:rsidRPr="006471DE">
              <w:rPr>
                <w:rFonts w:cstheme="minorHAnsi"/>
                <w:b/>
              </w:rPr>
              <w:t>Date/Year</w:t>
            </w:r>
          </w:p>
        </w:tc>
        <w:tc>
          <w:tcPr>
            <w:tcW w:w="7199" w:type="dxa"/>
          </w:tcPr>
          <w:p w:rsidR="0056540A" w:rsidRPr="006471DE" w:rsidRDefault="0056540A" w:rsidP="006C4769">
            <w:pPr>
              <w:tabs>
                <w:tab w:val="left" w:pos="885"/>
              </w:tabs>
              <w:rPr>
                <w:rFonts w:cstheme="minorHAnsi"/>
              </w:rPr>
            </w:pPr>
            <w:r w:rsidRPr="006471DE">
              <w:rPr>
                <w:rFonts w:cstheme="minorHAnsi"/>
              </w:rPr>
              <w:t>December, 2009</w:t>
            </w:r>
          </w:p>
        </w:tc>
      </w:tr>
      <w:tr w:rsidR="0056540A" w:rsidRPr="006471DE" w:rsidTr="006C4769">
        <w:tc>
          <w:tcPr>
            <w:tcW w:w="2151" w:type="dxa"/>
          </w:tcPr>
          <w:p w:rsidR="0056540A" w:rsidRPr="006471DE" w:rsidRDefault="0056540A" w:rsidP="006C4769">
            <w:pPr>
              <w:rPr>
                <w:rFonts w:cstheme="minorHAnsi"/>
                <w:b/>
              </w:rPr>
            </w:pPr>
            <w:r w:rsidRPr="006471DE">
              <w:rPr>
                <w:rFonts w:cstheme="minorHAnsi"/>
                <w:b/>
              </w:rPr>
              <w:t>Participants</w:t>
            </w:r>
          </w:p>
        </w:tc>
        <w:tc>
          <w:tcPr>
            <w:tcW w:w="7199" w:type="dxa"/>
          </w:tcPr>
          <w:p w:rsidR="0056540A" w:rsidRPr="006471DE" w:rsidRDefault="0056540A" w:rsidP="006C4769">
            <w:pPr>
              <w:tabs>
                <w:tab w:val="left" w:pos="885"/>
              </w:tabs>
              <w:rPr>
                <w:rFonts w:cstheme="minorHAnsi"/>
              </w:rPr>
            </w:pPr>
            <w:r w:rsidRPr="006471DE">
              <w:rPr>
                <w:rFonts w:cstheme="minorHAnsi"/>
              </w:rPr>
              <w:t>media managers and working journalists</w:t>
            </w:r>
          </w:p>
        </w:tc>
      </w:tr>
      <w:tr w:rsidR="0056540A" w:rsidRPr="006471DE" w:rsidTr="006C4769">
        <w:tc>
          <w:tcPr>
            <w:tcW w:w="2151" w:type="dxa"/>
          </w:tcPr>
          <w:p w:rsidR="0056540A" w:rsidRPr="006471DE" w:rsidRDefault="0056540A" w:rsidP="006C4769">
            <w:pPr>
              <w:rPr>
                <w:rFonts w:cstheme="minorHAnsi"/>
                <w:b/>
              </w:rPr>
            </w:pPr>
            <w:r w:rsidRPr="006471DE">
              <w:rPr>
                <w:rFonts w:cstheme="minorHAnsi"/>
                <w:b/>
              </w:rPr>
              <w:lastRenderedPageBreak/>
              <w:t>Project</w:t>
            </w:r>
          </w:p>
        </w:tc>
        <w:tc>
          <w:tcPr>
            <w:tcW w:w="7199" w:type="dxa"/>
          </w:tcPr>
          <w:p w:rsidR="0056540A" w:rsidRPr="006471DE" w:rsidRDefault="0056540A" w:rsidP="006C4769">
            <w:pPr>
              <w:tabs>
                <w:tab w:val="left" w:pos="885"/>
              </w:tabs>
              <w:rPr>
                <w:rFonts w:cstheme="minorHAnsi"/>
              </w:rPr>
            </w:pPr>
            <w:r w:rsidRPr="006471DE">
              <w:rPr>
                <w:rFonts w:cstheme="minorHAnsi"/>
                <w:i/>
              </w:rPr>
              <w:t>More Women in Mainstream Media</w:t>
            </w:r>
          </w:p>
        </w:tc>
      </w:tr>
      <w:tr w:rsidR="0056540A" w:rsidRPr="006471DE" w:rsidTr="006C4769">
        <w:tc>
          <w:tcPr>
            <w:tcW w:w="2151" w:type="dxa"/>
          </w:tcPr>
          <w:p w:rsidR="0056540A" w:rsidRPr="006471DE" w:rsidRDefault="0056540A" w:rsidP="006C4769">
            <w:pPr>
              <w:rPr>
                <w:rFonts w:cstheme="minorHAnsi"/>
                <w:b/>
              </w:rPr>
            </w:pPr>
            <w:r w:rsidRPr="006471DE">
              <w:rPr>
                <w:rFonts w:cstheme="minorHAnsi"/>
                <w:b/>
              </w:rPr>
              <w:t xml:space="preserve">Funded by </w:t>
            </w:r>
          </w:p>
        </w:tc>
        <w:tc>
          <w:tcPr>
            <w:tcW w:w="7199" w:type="dxa"/>
          </w:tcPr>
          <w:p w:rsidR="0056540A" w:rsidRPr="006471DE" w:rsidRDefault="0056540A" w:rsidP="006C4769">
            <w:pPr>
              <w:rPr>
                <w:rFonts w:cstheme="minorHAnsi"/>
                <w:shd w:val="clear" w:color="auto" w:fill="FFFFFF"/>
              </w:rPr>
            </w:pPr>
            <w:r w:rsidRPr="006471DE">
              <w:rPr>
                <w:rFonts w:cstheme="minorHAnsi"/>
              </w:rPr>
              <w:t xml:space="preserve">Woodrow Wilson International </w:t>
            </w:r>
            <w:proofErr w:type="spellStart"/>
            <w:r w:rsidRPr="006471DE">
              <w:rPr>
                <w:rFonts w:cstheme="minorHAnsi"/>
              </w:rPr>
              <w:t>Center</w:t>
            </w:r>
            <w:proofErr w:type="spellEnd"/>
            <w:r w:rsidRPr="006471DE">
              <w:rPr>
                <w:rFonts w:cstheme="minorHAnsi"/>
              </w:rPr>
              <w:t xml:space="preserve"> for Scholars -USA</w:t>
            </w:r>
          </w:p>
        </w:tc>
      </w:tr>
      <w:tr w:rsidR="0056540A" w:rsidRPr="006471DE" w:rsidTr="006C4769">
        <w:tc>
          <w:tcPr>
            <w:tcW w:w="2151" w:type="dxa"/>
          </w:tcPr>
          <w:p w:rsidR="0056540A" w:rsidRPr="006471DE" w:rsidRDefault="0056540A" w:rsidP="006C4769">
            <w:pPr>
              <w:rPr>
                <w:rFonts w:cstheme="minorHAnsi"/>
                <w:b/>
              </w:rPr>
            </w:pPr>
            <w:r w:rsidRPr="006471DE">
              <w:rPr>
                <w:rFonts w:cstheme="minorHAnsi"/>
                <w:b/>
              </w:rPr>
              <w:t xml:space="preserve">Description </w:t>
            </w:r>
          </w:p>
        </w:tc>
        <w:tc>
          <w:tcPr>
            <w:tcW w:w="7199" w:type="dxa"/>
          </w:tcPr>
          <w:p w:rsidR="0056540A" w:rsidRPr="006471DE" w:rsidRDefault="0056540A" w:rsidP="0056540A">
            <w:pPr>
              <w:pStyle w:val="NormalWeb"/>
              <w:shd w:val="clear" w:color="auto" w:fill="FFFFFF"/>
              <w:spacing w:before="105" w:beforeAutospacing="0" w:after="0" w:afterAutospacing="0"/>
              <w:rPr>
                <w:rFonts w:asciiTheme="minorHAnsi" w:hAnsiTheme="minorHAnsi" w:cstheme="minorHAnsi"/>
                <w:sz w:val="22"/>
                <w:szCs w:val="22"/>
              </w:rPr>
            </w:pPr>
            <w:r w:rsidRPr="006471DE">
              <w:rPr>
                <w:rFonts w:asciiTheme="minorHAnsi" w:hAnsiTheme="minorHAnsi" w:cstheme="minorHAnsi"/>
                <w:sz w:val="22"/>
                <w:szCs w:val="22"/>
              </w:rPr>
              <w:t>The aim of roundtable was to discuss how women can be brought forward in mainstream media and the type of coverage required to be given to women for a positive portrayal was also discussed.</w:t>
            </w:r>
          </w:p>
          <w:p w:rsidR="0056540A" w:rsidRPr="006471DE" w:rsidRDefault="0056540A" w:rsidP="0056540A">
            <w:pPr>
              <w:pStyle w:val="NormalWeb"/>
              <w:shd w:val="clear" w:color="auto" w:fill="FFFFFF"/>
              <w:spacing w:before="105" w:beforeAutospacing="0" w:after="0" w:afterAutospacing="0"/>
              <w:rPr>
                <w:rFonts w:asciiTheme="minorHAnsi" w:hAnsiTheme="minorHAnsi" w:cstheme="minorHAnsi"/>
                <w:sz w:val="22"/>
                <w:szCs w:val="22"/>
              </w:rPr>
            </w:pPr>
            <w:r w:rsidRPr="006471DE">
              <w:rPr>
                <w:rFonts w:asciiTheme="minorHAnsi" w:hAnsiTheme="minorHAnsi" w:cstheme="minorHAnsi"/>
                <w:sz w:val="22"/>
                <w:szCs w:val="22"/>
              </w:rPr>
              <w:t>Participants of the roundtable belonged to various areas of media industry. Recommendations addressing the issue of under representation and better portrayal of women in media were presented by participants.</w:t>
            </w:r>
          </w:p>
          <w:p w:rsidR="0056540A" w:rsidRPr="006471DE" w:rsidRDefault="0056540A" w:rsidP="0056540A">
            <w:pPr>
              <w:tabs>
                <w:tab w:val="num" w:pos="900"/>
                <w:tab w:val="left" w:pos="9090"/>
              </w:tabs>
              <w:ind w:right="270"/>
              <w:jc w:val="both"/>
              <w:rPr>
                <w:rFonts w:cstheme="minorHAnsi"/>
              </w:rPr>
            </w:pPr>
            <w:r w:rsidRPr="006471DE">
              <w:rPr>
                <w:rFonts w:cstheme="minorHAnsi"/>
                <w:shd w:val="clear" w:color="auto" w:fill="FFFFFF"/>
              </w:rPr>
              <w:t>It was discussed how women could be better portrayed and represented through and in media. The need to increase awareness among journalists and readers/ audience and to build their capacity to understand and differentiate between balanced, gender-just reporting and biased and gender insensitive reporting was highlighted. Specifically the need for sensitization of male journalists was focused. Journalists and media managers must work to bridge the responsibility gap</w:t>
            </w:r>
          </w:p>
          <w:p w:rsidR="0056540A" w:rsidRPr="006471DE" w:rsidRDefault="0056540A" w:rsidP="006C4769">
            <w:pPr>
              <w:rPr>
                <w:rFonts w:cstheme="minorHAnsi"/>
              </w:rPr>
            </w:pPr>
          </w:p>
        </w:tc>
      </w:tr>
    </w:tbl>
    <w:p w:rsidR="0056540A" w:rsidRPr="006471DE" w:rsidRDefault="0056540A">
      <w:pPr>
        <w:rPr>
          <w:rFonts w:cstheme="minorHAnsi"/>
        </w:rPr>
      </w:pPr>
    </w:p>
    <w:p w:rsidR="0056540A" w:rsidRPr="006471DE" w:rsidRDefault="0056540A">
      <w:pPr>
        <w:rPr>
          <w:rFonts w:cstheme="minorHAnsi"/>
        </w:rPr>
      </w:pPr>
    </w:p>
    <w:tbl>
      <w:tblPr>
        <w:tblStyle w:val="TableGrid"/>
        <w:tblW w:w="0" w:type="auto"/>
        <w:tblLook w:val="04A0" w:firstRow="1" w:lastRow="0" w:firstColumn="1" w:lastColumn="0" w:noHBand="0" w:noVBand="1"/>
      </w:tblPr>
      <w:tblGrid>
        <w:gridCol w:w="2151"/>
        <w:gridCol w:w="7199"/>
      </w:tblGrid>
      <w:tr w:rsidR="00A47B17" w:rsidRPr="006471DE" w:rsidTr="00D30A2E">
        <w:tc>
          <w:tcPr>
            <w:tcW w:w="9350" w:type="dxa"/>
            <w:gridSpan w:val="2"/>
          </w:tcPr>
          <w:p w:rsidR="00A47B17" w:rsidRPr="00557483" w:rsidRDefault="00611F4D" w:rsidP="00557483">
            <w:pPr>
              <w:pStyle w:val="ListParagraph"/>
              <w:numPr>
                <w:ilvl w:val="0"/>
                <w:numId w:val="14"/>
              </w:numPr>
              <w:rPr>
                <w:rFonts w:cstheme="minorHAnsi"/>
                <w:b/>
              </w:rPr>
            </w:pPr>
            <w:r w:rsidRPr="00557483">
              <w:rPr>
                <w:rFonts w:cstheme="minorHAnsi"/>
                <w:b/>
              </w:rPr>
              <w:t>Is Mainstream Media Willing to Take Up this Challenge with Gender Sensitivity?</w:t>
            </w:r>
            <w:r w:rsidR="00264EC5">
              <w:rPr>
                <w:rFonts w:cstheme="minorHAnsi"/>
                <w:b/>
              </w:rPr>
              <w:t xml:space="preserve"> </w:t>
            </w:r>
            <w:r w:rsidR="00264EC5" w:rsidRPr="00264EC5">
              <w:rPr>
                <w:rFonts w:eastAsia="Times New Roman"/>
                <w:b/>
                <w:bCs/>
                <w:highlight w:val="cyan"/>
              </w:rPr>
              <w:t>(filter theme – gender-just media )</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Date/Year</w:t>
            </w:r>
          </w:p>
        </w:tc>
        <w:tc>
          <w:tcPr>
            <w:tcW w:w="7199" w:type="dxa"/>
          </w:tcPr>
          <w:p w:rsidR="00A47B17" w:rsidRPr="006471DE" w:rsidRDefault="001300EC" w:rsidP="00A47B17">
            <w:pPr>
              <w:tabs>
                <w:tab w:val="left" w:pos="885"/>
              </w:tabs>
              <w:rPr>
                <w:rFonts w:cstheme="minorHAnsi"/>
              </w:rPr>
            </w:pPr>
            <w:r w:rsidRPr="006471DE">
              <w:rPr>
                <w:rFonts w:cstheme="minorHAnsi"/>
              </w:rPr>
              <w:t>14 March 2009</w:t>
            </w:r>
          </w:p>
        </w:tc>
      </w:tr>
      <w:tr w:rsidR="00A47B17" w:rsidRPr="006471DE" w:rsidTr="00D30A2E">
        <w:tc>
          <w:tcPr>
            <w:tcW w:w="2151" w:type="dxa"/>
          </w:tcPr>
          <w:p w:rsidR="00A47B17" w:rsidRPr="006471DE" w:rsidRDefault="00A47B17" w:rsidP="00A47B17">
            <w:pPr>
              <w:rPr>
                <w:rFonts w:cstheme="minorHAnsi"/>
              </w:rPr>
            </w:pPr>
            <w:r w:rsidRPr="006471DE">
              <w:rPr>
                <w:rFonts w:cstheme="minorHAnsi"/>
              </w:rPr>
              <w:t xml:space="preserve">Description </w:t>
            </w:r>
          </w:p>
        </w:tc>
        <w:tc>
          <w:tcPr>
            <w:tcW w:w="7199" w:type="dxa"/>
          </w:tcPr>
          <w:p w:rsidR="00A47B17" w:rsidRPr="006471DE" w:rsidRDefault="00611F4D" w:rsidP="00A47B17">
            <w:pPr>
              <w:rPr>
                <w:rFonts w:cstheme="minorHAnsi"/>
              </w:rPr>
            </w:pPr>
            <w:r w:rsidRPr="006471DE">
              <w:rPr>
                <w:rFonts w:cstheme="minorHAnsi"/>
              </w:rPr>
              <w:t xml:space="preserve">Media Managers and working journalists were </w:t>
            </w:r>
            <w:r w:rsidR="001300EC" w:rsidRPr="006471DE">
              <w:rPr>
                <w:rFonts w:cstheme="minorHAnsi"/>
              </w:rPr>
              <w:t>invited to a roundtable to discuss if the mainstream media can actually come-up gender sensitive media content.</w:t>
            </w:r>
          </w:p>
        </w:tc>
      </w:tr>
    </w:tbl>
    <w:p w:rsidR="00A47B17" w:rsidRPr="006471DE" w:rsidRDefault="00A47B17">
      <w:pPr>
        <w:rPr>
          <w:rFonts w:cstheme="minorHAnsi"/>
        </w:rPr>
      </w:pPr>
    </w:p>
    <w:tbl>
      <w:tblPr>
        <w:tblStyle w:val="TableGrid"/>
        <w:tblW w:w="0" w:type="auto"/>
        <w:tblLook w:val="04A0" w:firstRow="1" w:lastRow="0" w:firstColumn="1" w:lastColumn="0" w:noHBand="0" w:noVBand="1"/>
      </w:tblPr>
      <w:tblGrid>
        <w:gridCol w:w="2151"/>
        <w:gridCol w:w="7199"/>
      </w:tblGrid>
      <w:tr w:rsidR="0039170A" w:rsidRPr="006471DE" w:rsidTr="00D30A2E">
        <w:tc>
          <w:tcPr>
            <w:tcW w:w="9350" w:type="dxa"/>
            <w:gridSpan w:val="2"/>
          </w:tcPr>
          <w:p w:rsidR="0039170A" w:rsidRPr="00557483" w:rsidRDefault="0021723F" w:rsidP="00557483">
            <w:pPr>
              <w:pStyle w:val="ListParagraph"/>
              <w:numPr>
                <w:ilvl w:val="0"/>
                <w:numId w:val="14"/>
              </w:numPr>
              <w:rPr>
                <w:rFonts w:cstheme="minorHAnsi"/>
                <w:b/>
              </w:rPr>
            </w:pPr>
            <w:r w:rsidRPr="00557483">
              <w:rPr>
                <w:rFonts w:cstheme="minorHAnsi"/>
                <w:b/>
              </w:rPr>
              <w:t>A National Media Conference</w:t>
            </w:r>
            <w:r w:rsidR="006E5B19" w:rsidRPr="00557483">
              <w:rPr>
                <w:rFonts w:cstheme="minorHAnsi"/>
                <w:b/>
              </w:rPr>
              <w:t xml:space="preserve"> on </w:t>
            </w:r>
            <w:r w:rsidR="0056540A" w:rsidRPr="00557483">
              <w:rPr>
                <w:rFonts w:cstheme="minorHAnsi"/>
                <w:b/>
              </w:rPr>
              <w:t>Positive</w:t>
            </w:r>
            <w:r w:rsidR="006E5B19" w:rsidRPr="00557483">
              <w:rPr>
                <w:rFonts w:cstheme="minorHAnsi"/>
                <w:b/>
              </w:rPr>
              <w:t xml:space="preserve"> </w:t>
            </w:r>
            <w:r w:rsidR="0056540A" w:rsidRPr="00557483">
              <w:rPr>
                <w:rFonts w:cstheme="minorHAnsi"/>
                <w:b/>
              </w:rPr>
              <w:t>Portrayal</w:t>
            </w:r>
            <w:r w:rsidR="006E5B19" w:rsidRPr="00557483">
              <w:rPr>
                <w:rFonts w:cstheme="minorHAnsi"/>
                <w:b/>
              </w:rPr>
              <w:t xml:space="preserve"> of Women in Media </w:t>
            </w:r>
            <w:r w:rsidR="00264EC5" w:rsidRPr="00264EC5">
              <w:rPr>
                <w:rFonts w:eastAsia="Times New Roman"/>
                <w:b/>
                <w:bCs/>
                <w:highlight w:val="cyan"/>
              </w:rPr>
              <w:t>(filter theme – gender-just media )</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Date/Year</w:t>
            </w:r>
          </w:p>
        </w:tc>
        <w:tc>
          <w:tcPr>
            <w:tcW w:w="7199" w:type="dxa"/>
          </w:tcPr>
          <w:p w:rsidR="0039170A" w:rsidRPr="006471DE" w:rsidRDefault="0021723F" w:rsidP="00D30A2E">
            <w:pPr>
              <w:tabs>
                <w:tab w:val="left" w:pos="885"/>
              </w:tabs>
              <w:rPr>
                <w:rFonts w:cstheme="minorHAnsi"/>
              </w:rPr>
            </w:pPr>
            <w:r w:rsidRPr="006471DE">
              <w:rPr>
                <w:rFonts w:cstheme="minorHAnsi"/>
              </w:rPr>
              <w:t>2008</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Participants</w:t>
            </w:r>
          </w:p>
        </w:tc>
        <w:tc>
          <w:tcPr>
            <w:tcW w:w="7199" w:type="dxa"/>
          </w:tcPr>
          <w:p w:rsidR="0039170A" w:rsidRPr="006471DE" w:rsidRDefault="001B749B" w:rsidP="00D30A2E">
            <w:pPr>
              <w:tabs>
                <w:tab w:val="left" w:pos="885"/>
              </w:tabs>
              <w:rPr>
                <w:rFonts w:cstheme="minorHAnsi"/>
              </w:rPr>
            </w:pPr>
            <w:r w:rsidRPr="006471DE">
              <w:rPr>
                <w:rFonts w:cstheme="minorHAnsi"/>
              </w:rPr>
              <w:t>Radio Journalists and Civil Society</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Project</w:t>
            </w:r>
          </w:p>
        </w:tc>
        <w:tc>
          <w:tcPr>
            <w:tcW w:w="7199" w:type="dxa"/>
          </w:tcPr>
          <w:p w:rsidR="0039170A" w:rsidRPr="006471DE" w:rsidRDefault="008E23D7" w:rsidP="008E23D7">
            <w:pPr>
              <w:tabs>
                <w:tab w:val="left" w:pos="885"/>
              </w:tabs>
              <w:rPr>
                <w:rFonts w:cstheme="minorHAnsi"/>
              </w:rPr>
            </w:pPr>
            <w:r w:rsidRPr="006471DE">
              <w:rPr>
                <w:rFonts w:cstheme="minorHAnsi"/>
              </w:rPr>
              <w:t xml:space="preserve">Capacity Building of Journalists for Effective Dialogue and Positive Coverage of Women Issues in Media </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 xml:space="preserve">Funded by </w:t>
            </w:r>
          </w:p>
        </w:tc>
        <w:tc>
          <w:tcPr>
            <w:tcW w:w="7199" w:type="dxa"/>
          </w:tcPr>
          <w:p w:rsidR="0039170A" w:rsidRPr="006471DE" w:rsidRDefault="0021723F" w:rsidP="00D30A2E">
            <w:pPr>
              <w:rPr>
                <w:rFonts w:cstheme="minorHAnsi"/>
                <w:shd w:val="clear" w:color="auto" w:fill="FFFFFF"/>
              </w:rPr>
            </w:pPr>
            <w:r w:rsidRPr="006471DE">
              <w:rPr>
                <w:rFonts w:cstheme="minorHAnsi"/>
                <w:shd w:val="clear" w:color="auto" w:fill="FFFFFF"/>
              </w:rPr>
              <w:t>British High Commission</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 xml:space="preserve">Description </w:t>
            </w:r>
          </w:p>
        </w:tc>
        <w:tc>
          <w:tcPr>
            <w:tcW w:w="7199" w:type="dxa"/>
          </w:tcPr>
          <w:p w:rsidR="001B749B" w:rsidRPr="006471DE" w:rsidRDefault="001B749B" w:rsidP="001B749B">
            <w:pPr>
              <w:rPr>
                <w:rFonts w:cstheme="minorHAnsi"/>
              </w:rPr>
            </w:pPr>
            <w:r w:rsidRPr="006471DE">
              <w:rPr>
                <w:rFonts w:cstheme="minorHAnsi"/>
              </w:rPr>
              <w:t>A national media conference was held for radio journalists for compilation of a best practices guide to enable radio journalists to effectively report and debate on women’s issues and to enable the media to understand the importance of reporting on human rights and recommendations on best practices.</w:t>
            </w:r>
          </w:p>
          <w:p w:rsidR="001B749B" w:rsidRPr="006471DE" w:rsidRDefault="001B749B" w:rsidP="001B749B">
            <w:pPr>
              <w:rPr>
                <w:rFonts w:cstheme="minorHAnsi"/>
              </w:rPr>
            </w:pPr>
            <w:r w:rsidRPr="006471DE">
              <w:rPr>
                <w:rFonts w:cstheme="minorHAnsi"/>
              </w:rPr>
              <w:t xml:space="preserve">A baseline survey on monitoring of women and human rights programmes on Pakistan’s FM </w:t>
            </w:r>
            <w:r w:rsidR="0056540A" w:rsidRPr="006471DE">
              <w:rPr>
                <w:rFonts w:cstheme="minorHAnsi"/>
              </w:rPr>
              <w:t>channels was</w:t>
            </w:r>
            <w:r w:rsidRPr="006471DE">
              <w:rPr>
                <w:rFonts w:cstheme="minorHAnsi"/>
              </w:rPr>
              <w:t xml:space="preserve"> shared with radio producers at this event.</w:t>
            </w:r>
          </w:p>
          <w:p w:rsidR="0039170A" w:rsidRPr="006471DE" w:rsidRDefault="001B749B" w:rsidP="001B749B">
            <w:pPr>
              <w:rPr>
                <w:rFonts w:cstheme="minorHAnsi"/>
              </w:rPr>
            </w:pPr>
            <w:r w:rsidRPr="006471DE">
              <w:rPr>
                <w:rFonts w:cstheme="minorHAnsi"/>
              </w:rPr>
              <w:t xml:space="preserve"> </w:t>
            </w:r>
          </w:p>
        </w:tc>
      </w:tr>
    </w:tbl>
    <w:p w:rsidR="0039170A" w:rsidRPr="006471DE" w:rsidRDefault="0039170A">
      <w:pPr>
        <w:rPr>
          <w:rFonts w:cstheme="minorHAnsi"/>
        </w:rPr>
      </w:pPr>
    </w:p>
    <w:tbl>
      <w:tblPr>
        <w:tblStyle w:val="TableGrid"/>
        <w:tblW w:w="0" w:type="auto"/>
        <w:tblLook w:val="04A0" w:firstRow="1" w:lastRow="0" w:firstColumn="1" w:lastColumn="0" w:noHBand="0" w:noVBand="1"/>
      </w:tblPr>
      <w:tblGrid>
        <w:gridCol w:w="2151"/>
        <w:gridCol w:w="7199"/>
      </w:tblGrid>
      <w:tr w:rsidR="0039170A" w:rsidRPr="006471DE" w:rsidTr="00D30A2E">
        <w:tc>
          <w:tcPr>
            <w:tcW w:w="9350" w:type="dxa"/>
            <w:gridSpan w:val="2"/>
          </w:tcPr>
          <w:p w:rsidR="0039170A" w:rsidRPr="00557483" w:rsidRDefault="00264EC5" w:rsidP="00264EC5">
            <w:pPr>
              <w:pStyle w:val="ListParagraph"/>
              <w:numPr>
                <w:ilvl w:val="0"/>
                <w:numId w:val="14"/>
              </w:numPr>
              <w:rPr>
                <w:rFonts w:cstheme="minorHAnsi"/>
                <w:b/>
              </w:rPr>
            </w:pPr>
            <w:r>
              <w:rPr>
                <w:rFonts w:cstheme="minorHAnsi"/>
                <w:b/>
              </w:rPr>
              <w:t xml:space="preserve">A Roundtable Conference on HIV and </w:t>
            </w:r>
            <w:r w:rsidR="00664A68" w:rsidRPr="00557483">
              <w:rPr>
                <w:rFonts w:cstheme="minorHAnsi"/>
                <w:b/>
              </w:rPr>
              <w:t xml:space="preserve">AIDS </w:t>
            </w:r>
            <w:r w:rsidRPr="00264EC5">
              <w:rPr>
                <w:rFonts w:eastAsia="Times New Roman"/>
                <w:b/>
                <w:bCs/>
                <w:highlight w:val="cyan"/>
              </w:rPr>
              <w:t xml:space="preserve">(filter theme – </w:t>
            </w:r>
            <w:r>
              <w:rPr>
                <w:rFonts w:eastAsia="Times New Roman"/>
                <w:b/>
                <w:bCs/>
                <w:highlight w:val="cyan"/>
              </w:rPr>
              <w:t>HIV and AIDS</w:t>
            </w:r>
            <w:r w:rsidRPr="00264EC5">
              <w:rPr>
                <w:rFonts w:eastAsia="Times New Roman"/>
                <w:b/>
                <w:bCs/>
                <w:highlight w:val="cyan"/>
              </w:rPr>
              <w:t xml:space="preserve"> )</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Date/Year</w:t>
            </w:r>
          </w:p>
        </w:tc>
        <w:tc>
          <w:tcPr>
            <w:tcW w:w="7199" w:type="dxa"/>
          </w:tcPr>
          <w:p w:rsidR="0039170A" w:rsidRPr="006471DE" w:rsidRDefault="00664A68" w:rsidP="00D30A2E">
            <w:pPr>
              <w:tabs>
                <w:tab w:val="left" w:pos="885"/>
              </w:tabs>
              <w:rPr>
                <w:rFonts w:cstheme="minorHAnsi"/>
              </w:rPr>
            </w:pPr>
            <w:r w:rsidRPr="006471DE">
              <w:rPr>
                <w:rFonts w:cstheme="minorHAnsi"/>
              </w:rPr>
              <w:t>2 April 2007</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Participants</w:t>
            </w:r>
          </w:p>
        </w:tc>
        <w:tc>
          <w:tcPr>
            <w:tcW w:w="7199" w:type="dxa"/>
          </w:tcPr>
          <w:p w:rsidR="0039170A" w:rsidRPr="006471DE" w:rsidRDefault="00175912" w:rsidP="00D30A2E">
            <w:pPr>
              <w:tabs>
                <w:tab w:val="left" w:pos="885"/>
              </w:tabs>
              <w:rPr>
                <w:rFonts w:cstheme="minorHAnsi"/>
              </w:rPr>
            </w:pPr>
            <w:r w:rsidRPr="006471DE">
              <w:rPr>
                <w:rFonts w:cstheme="minorHAnsi"/>
              </w:rPr>
              <w:t>Media practitioners, Civil Society</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lastRenderedPageBreak/>
              <w:t>Project</w:t>
            </w:r>
          </w:p>
        </w:tc>
        <w:tc>
          <w:tcPr>
            <w:tcW w:w="7199" w:type="dxa"/>
          </w:tcPr>
          <w:p w:rsidR="0039170A" w:rsidRPr="006471DE" w:rsidRDefault="00175912" w:rsidP="00175912">
            <w:pPr>
              <w:tabs>
                <w:tab w:val="left" w:pos="885"/>
              </w:tabs>
              <w:rPr>
                <w:rFonts w:cstheme="minorHAnsi"/>
              </w:rPr>
            </w:pPr>
            <w:r w:rsidRPr="006471DE">
              <w:rPr>
                <w:rFonts w:cstheme="minorHAnsi"/>
              </w:rPr>
              <w:t xml:space="preserve">Training of Indigenous Media in Pakistan on HIV/AIDS reporting  </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 xml:space="preserve">Funded by </w:t>
            </w:r>
          </w:p>
        </w:tc>
        <w:tc>
          <w:tcPr>
            <w:tcW w:w="7199" w:type="dxa"/>
          </w:tcPr>
          <w:p w:rsidR="0039170A" w:rsidRPr="006471DE" w:rsidRDefault="00664A68" w:rsidP="00D30A2E">
            <w:pPr>
              <w:rPr>
                <w:rFonts w:cstheme="minorHAnsi"/>
                <w:shd w:val="clear" w:color="auto" w:fill="FFFFFF"/>
              </w:rPr>
            </w:pPr>
            <w:r w:rsidRPr="006471DE">
              <w:rPr>
                <w:rFonts w:cstheme="minorHAnsi"/>
                <w:shd w:val="clear" w:color="auto" w:fill="FFFFFF"/>
              </w:rPr>
              <w:t>CIDA</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 xml:space="preserve">Description </w:t>
            </w:r>
          </w:p>
        </w:tc>
        <w:tc>
          <w:tcPr>
            <w:tcW w:w="7199" w:type="dxa"/>
          </w:tcPr>
          <w:p w:rsidR="00175912" w:rsidRPr="006471DE" w:rsidRDefault="00175912" w:rsidP="00175912">
            <w:pPr>
              <w:tabs>
                <w:tab w:val="num" w:pos="900"/>
                <w:tab w:val="left" w:pos="9090"/>
              </w:tabs>
              <w:ind w:right="270"/>
              <w:jc w:val="both"/>
              <w:rPr>
                <w:rFonts w:cstheme="minorHAnsi"/>
              </w:rPr>
            </w:pPr>
            <w:r w:rsidRPr="006471DE">
              <w:rPr>
                <w:rFonts w:cstheme="minorHAnsi"/>
              </w:rPr>
              <w:t>This project involved sensitizing and training the media on a gender-sensitive training of HIV/AIDS with special focus on bringing forth tabooed issues that are crucial for understanding HIV/AIDS from a Pakistani and then regional and global perspective.</w:t>
            </w:r>
          </w:p>
          <w:p w:rsidR="0039170A" w:rsidRPr="006471DE" w:rsidRDefault="0039170A" w:rsidP="00D30A2E">
            <w:pPr>
              <w:rPr>
                <w:rFonts w:cstheme="minorHAnsi"/>
              </w:rPr>
            </w:pPr>
          </w:p>
        </w:tc>
      </w:tr>
    </w:tbl>
    <w:p w:rsidR="0039170A" w:rsidRPr="006471DE" w:rsidRDefault="0039170A">
      <w:pPr>
        <w:rPr>
          <w:rFonts w:cstheme="minorHAnsi"/>
        </w:rPr>
      </w:pPr>
    </w:p>
    <w:tbl>
      <w:tblPr>
        <w:tblStyle w:val="TableGrid"/>
        <w:tblW w:w="0" w:type="auto"/>
        <w:tblLook w:val="04A0" w:firstRow="1" w:lastRow="0" w:firstColumn="1" w:lastColumn="0" w:noHBand="0" w:noVBand="1"/>
      </w:tblPr>
      <w:tblGrid>
        <w:gridCol w:w="2151"/>
        <w:gridCol w:w="7199"/>
      </w:tblGrid>
      <w:tr w:rsidR="0039170A" w:rsidRPr="006471DE" w:rsidTr="00D30A2E">
        <w:tc>
          <w:tcPr>
            <w:tcW w:w="9350" w:type="dxa"/>
            <w:gridSpan w:val="2"/>
          </w:tcPr>
          <w:p w:rsidR="0039170A" w:rsidRPr="00557483" w:rsidRDefault="00664A68" w:rsidP="00264EC5">
            <w:pPr>
              <w:pStyle w:val="ListParagraph"/>
              <w:numPr>
                <w:ilvl w:val="0"/>
                <w:numId w:val="14"/>
              </w:numPr>
              <w:rPr>
                <w:rFonts w:cstheme="minorHAnsi"/>
                <w:b/>
              </w:rPr>
            </w:pPr>
            <w:r w:rsidRPr="00557483">
              <w:rPr>
                <w:rFonts w:cstheme="minorHAnsi"/>
                <w:b/>
              </w:rPr>
              <w:t>A</w:t>
            </w:r>
            <w:r w:rsidRPr="00557483">
              <w:rPr>
                <w:rFonts w:cstheme="minorHAnsi"/>
                <w:b/>
                <w:bCs/>
              </w:rPr>
              <w:t xml:space="preserve"> National Roundtable with media on Poverty Reduction Strategy Paper (PRSP)</w:t>
            </w:r>
            <w:r w:rsidR="00264EC5">
              <w:rPr>
                <w:rFonts w:cstheme="minorHAnsi"/>
                <w:b/>
                <w:bCs/>
              </w:rPr>
              <w:t xml:space="preserve"> (</w:t>
            </w:r>
            <w:r w:rsidR="00264EC5" w:rsidRPr="00264EC5">
              <w:rPr>
                <w:rFonts w:eastAsia="Times New Roman"/>
                <w:b/>
                <w:bCs/>
                <w:highlight w:val="cyan"/>
              </w:rPr>
              <w:t xml:space="preserve">(filter theme – </w:t>
            </w:r>
            <w:r w:rsidR="00264EC5">
              <w:rPr>
                <w:rFonts w:eastAsia="Times New Roman"/>
                <w:b/>
                <w:bCs/>
              </w:rPr>
              <w:t>human rights)</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Date/Year</w:t>
            </w:r>
          </w:p>
        </w:tc>
        <w:tc>
          <w:tcPr>
            <w:tcW w:w="7199" w:type="dxa"/>
          </w:tcPr>
          <w:p w:rsidR="0039170A" w:rsidRPr="006471DE" w:rsidRDefault="009F7E43" w:rsidP="00D30A2E">
            <w:pPr>
              <w:tabs>
                <w:tab w:val="left" w:pos="885"/>
              </w:tabs>
              <w:rPr>
                <w:rFonts w:cstheme="minorHAnsi"/>
              </w:rPr>
            </w:pPr>
            <w:r w:rsidRPr="006471DE">
              <w:rPr>
                <w:rFonts w:cstheme="minorHAnsi"/>
              </w:rPr>
              <w:t>July 2005</w:t>
            </w:r>
          </w:p>
        </w:tc>
      </w:tr>
      <w:tr w:rsidR="0039170A" w:rsidRPr="006471DE" w:rsidTr="00D30A2E">
        <w:tc>
          <w:tcPr>
            <w:tcW w:w="2151" w:type="dxa"/>
          </w:tcPr>
          <w:p w:rsidR="0039170A" w:rsidRPr="006471DE" w:rsidRDefault="0039170A" w:rsidP="00D30A2E">
            <w:pPr>
              <w:rPr>
                <w:rFonts w:cstheme="minorHAnsi"/>
              </w:rPr>
            </w:pPr>
            <w:r w:rsidRPr="006471DE">
              <w:rPr>
                <w:rFonts w:cstheme="minorHAnsi"/>
              </w:rPr>
              <w:t xml:space="preserve">Funded by </w:t>
            </w:r>
          </w:p>
        </w:tc>
        <w:tc>
          <w:tcPr>
            <w:tcW w:w="7199" w:type="dxa"/>
          </w:tcPr>
          <w:p w:rsidR="0039170A" w:rsidRPr="006471DE" w:rsidRDefault="009F7E43" w:rsidP="00D30A2E">
            <w:pPr>
              <w:rPr>
                <w:rFonts w:cstheme="minorHAnsi"/>
                <w:shd w:val="clear" w:color="auto" w:fill="FFFFFF"/>
              </w:rPr>
            </w:pPr>
            <w:r w:rsidRPr="006471DE">
              <w:rPr>
                <w:rFonts w:cstheme="minorHAnsi"/>
              </w:rPr>
              <w:t>PANOS</w:t>
            </w:r>
          </w:p>
        </w:tc>
      </w:tr>
    </w:tbl>
    <w:p w:rsidR="0039170A" w:rsidRPr="006471DE" w:rsidRDefault="0039170A">
      <w:pPr>
        <w:rPr>
          <w:rFonts w:cstheme="minorHAnsi"/>
        </w:rPr>
      </w:pPr>
    </w:p>
    <w:tbl>
      <w:tblPr>
        <w:tblStyle w:val="TableGrid"/>
        <w:tblW w:w="0" w:type="auto"/>
        <w:tblLook w:val="04A0" w:firstRow="1" w:lastRow="0" w:firstColumn="1" w:lastColumn="0" w:noHBand="0" w:noVBand="1"/>
      </w:tblPr>
      <w:tblGrid>
        <w:gridCol w:w="2151"/>
        <w:gridCol w:w="7199"/>
      </w:tblGrid>
      <w:tr w:rsidR="00664A68" w:rsidRPr="006471DE" w:rsidTr="00D30A2E">
        <w:tc>
          <w:tcPr>
            <w:tcW w:w="9350" w:type="dxa"/>
            <w:gridSpan w:val="2"/>
          </w:tcPr>
          <w:p w:rsidR="00664A68" w:rsidRPr="00557483" w:rsidRDefault="009F7E43" w:rsidP="00557483">
            <w:pPr>
              <w:pStyle w:val="ListParagraph"/>
              <w:numPr>
                <w:ilvl w:val="0"/>
                <w:numId w:val="14"/>
              </w:numPr>
              <w:rPr>
                <w:rFonts w:cstheme="minorHAnsi"/>
                <w:b/>
              </w:rPr>
            </w:pPr>
            <w:r w:rsidRPr="00557483">
              <w:rPr>
                <w:rFonts w:cstheme="minorHAnsi"/>
                <w:b/>
              </w:rPr>
              <w:t>A Roundtable with Media on Formulation of a Gender-Sensitive Code of Ethics</w:t>
            </w:r>
            <w:r w:rsidR="00264EC5">
              <w:rPr>
                <w:rFonts w:cstheme="minorHAnsi"/>
                <w:b/>
              </w:rPr>
              <w:t xml:space="preserve"> </w:t>
            </w:r>
            <w:r w:rsidR="00264EC5" w:rsidRPr="00264EC5">
              <w:rPr>
                <w:rFonts w:eastAsia="Times New Roman"/>
                <w:b/>
                <w:bCs/>
                <w:highlight w:val="cyan"/>
              </w:rPr>
              <w:t>(filter theme – gender-just media )</w:t>
            </w:r>
          </w:p>
        </w:tc>
      </w:tr>
      <w:tr w:rsidR="00664A68" w:rsidRPr="006471DE" w:rsidTr="00D30A2E">
        <w:tc>
          <w:tcPr>
            <w:tcW w:w="2151" w:type="dxa"/>
          </w:tcPr>
          <w:p w:rsidR="00664A68" w:rsidRPr="006471DE" w:rsidRDefault="00664A68" w:rsidP="00D30A2E">
            <w:pPr>
              <w:rPr>
                <w:rFonts w:cstheme="minorHAnsi"/>
              </w:rPr>
            </w:pPr>
            <w:r w:rsidRPr="006471DE">
              <w:rPr>
                <w:rFonts w:cstheme="minorHAnsi"/>
              </w:rPr>
              <w:t>Date/Year</w:t>
            </w:r>
          </w:p>
        </w:tc>
        <w:tc>
          <w:tcPr>
            <w:tcW w:w="7199" w:type="dxa"/>
          </w:tcPr>
          <w:p w:rsidR="00664A68" w:rsidRPr="006471DE" w:rsidRDefault="009F7E43" w:rsidP="00D30A2E">
            <w:pPr>
              <w:tabs>
                <w:tab w:val="left" w:pos="885"/>
              </w:tabs>
              <w:rPr>
                <w:rFonts w:cstheme="minorHAnsi"/>
              </w:rPr>
            </w:pPr>
            <w:r w:rsidRPr="006471DE">
              <w:rPr>
                <w:rFonts w:cstheme="minorHAnsi"/>
              </w:rPr>
              <w:t>2003</w:t>
            </w:r>
          </w:p>
        </w:tc>
      </w:tr>
      <w:tr w:rsidR="00664A68" w:rsidRPr="006471DE" w:rsidTr="00D30A2E">
        <w:tc>
          <w:tcPr>
            <w:tcW w:w="2151" w:type="dxa"/>
          </w:tcPr>
          <w:p w:rsidR="00664A68" w:rsidRPr="006471DE" w:rsidRDefault="00664A68" w:rsidP="00D30A2E">
            <w:pPr>
              <w:rPr>
                <w:rFonts w:cstheme="minorHAnsi"/>
              </w:rPr>
            </w:pPr>
            <w:r w:rsidRPr="006471DE">
              <w:rPr>
                <w:rFonts w:cstheme="minorHAnsi"/>
              </w:rPr>
              <w:t>Participants</w:t>
            </w:r>
          </w:p>
        </w:tc>
        <w:tc>
          <w:tcPr>
            <w:tcW w:w="7199" w:type="dxa"/>
          </w:tcPr>
          <w:p w:rsidR="00664A68" w:rsidRPr="006471DE" w:rsidRDefault="00175912" w:rsidP="00D30A2E">
            <w:pPr>
              <w:tabs>
                <w:tab w:val="left" w:pos="885"/>
              </w:tabs>
              <w:rPr>
                <w:rFonts w:cstheme="minorHAnsi"/>
              </w:rPr>
            </w:pPr>
            <w:r w:rsidRPr="006471DE">
              <w:rPr>
                <w:rFonts w:cstheme="minorHAnsi"/>
              </w:rPr>
              <w:t xml:space="preserve">Media </w:t>
            </w:r>
            <w:proofErr w:type="spellStart"/>
            <w:r w:rsidRPr="006471DE">
              <w:rPr>
                <w:rFonts w:cstheme="minorHAnsi"/>
              </w:rPr>
              <w:t>Practioners</w:t>
            </w:r>
            <w:proofErr w:type="spellEnd"/>
          </w:p>
        </w:tc>
      </w:tr>
      <w:tr w:rsidR="00664A68" w:rsidRPr="006471DE" w:rsidTr="00D30A2E">
        <w:tc>
          <w:tcPr>
            <w:tcW w:w="2151" w:type="dxa"/>
          </w:tcPr>
          <w:p w:rsidR="00664A68" w:rsidRPr="006471DE" w:rsidRDefault="00664A68" w:rsidP="00D30A2E">
            <w:pPr>
              <w:rPr>
                <w:rFonts w:cstheme="minorHAnsi"/>
              </w:rPr>
            </w:pPr>
            <w:r w:rsidRPr="006471DE">
              <w:rPr>
                <w:rFonts w:cstheme="minorHAnsi"/>
              </w:rPr>
              <w:t>Project</w:t>
            </w:r>
          </w:p>
        </w:tc>
        <w:tc>
          <w:tcPr>
            <w:tcW w:w="7199" w:type="dxa"/>
          </w:tcPr>
          <w:p w:rsidR="00664A68" w:rsidRPr="006471DE" w:rsidRDefault="00175912" w:rsidP="00D30A2E">
            <w:pPr>
              <w:tabs>
                <w:tab w:val="left" w:pos="885"/>
              </w:tabs>
              <w:rPr>
                <w:rFonts w:cstheme="minorHAnsi"/>
              </w:rPr>
            </w:pPr>
            <w:r w:rsidRPr="006471DE">
              <w:rPr>
                <w:rFonts w:cstheme="minorHAnsi"/>
                <w:b/>
              </w:rPr>
              <w:t>Formulation of a Gender-Sensitive Code of Ethics</w:t>
            </w:r>
          </w:p>
        </w:tc>
      </w:tr>
      <w:tr w:rsidR="00B127D9" w:rsidRPr="006471DE" w:rsidTr="00D30A2E">
        <w:tc>
          <w:tcPr>
            <w:tcW w:w="2151" w:type="dxa"/>
          </w:tcPr>
          <w:p w:rsidR="00B127D9" w:rsidRPr="006471DE" w:rsidRDefault="00B127D9" w:rsidP="00B127D9">
            <w:pPr>
              <w:rPr>
                <w:rFonts w:cstheme="minorHAnsi"/>
              </w:rPr>
            </w:pPr>
            <w:r w:rsidRPr="006471DE">
              <w:rPr>
                <w:rFonts w:cstheme="minorHAnsi"/>
              </w:rPr>
              <w:t xml:space="preserve">Description </w:t>
            </w:r>
          </w:p>
        </w:tc>
        <w:tc>
          <w:tcPr>
            <w:tcW w:w="7199" w:type="dxa"/>
          </w:tcPr>
          <w:p w:rsidR="00B127D9" w:rsidRPr="006471DE" w:rsidRDefault="00B127D9" w:rsidP="00B127D9">
            <w:pPr>
              <w:rPr>
                <w:rFonts w:cstheme="minorHAnsi"/>
                <w:shd w:val="clear" w:color="auto" w:fill="FFFFFF"/>
              </w:rPr>
            </w:pPr>
            <w:r w:rsidRPr="006471DE">
              <w:rPr>
                <w:rFonts w:cstheme="minorHAnsi"/>
              </w:rPr>
              <w:t xml:space="preserve">Uks was the first organization to suggest the voluntary adopted gender-sensitive code of ethics for media (Print). Uks formulated the code and added clauses with the input from media owners, editors, </w:t>
            </w:r>
            <w:proofErr w:type="gramStart"/>
            <w:r w:rsidRPr="006471DE">
              <w:rPr>
                <w:rFonts w:cstheme="minorHAnsi"/>
              </w:rPr>
              <w:t>bureau</w:t>
            </w:r>
            <w:proofErr w:type="gramEnd"/>
            <w:r w:rsidRPr="006471DE">
              <w:rPr>
                <w:rFonts w:cstheme="minorHAnsi"/>
              </w:rPr>
              <w:t xml:space="preserve"> chiefs, members of journalists’ unions, educationists and gender experts.</w:t>
            </w:r>
          </w:p>
        </w:tc>
      </w:tr>
    </w:tbl>
    <w:p w:rsidR="00A47B17" w:rsidRPr="006471DE" w:rsidRDefault="00A47B17">
      <w:pPr>
        <w:rPr>
          <w:rFonts w:cstheme="minorHAnsi"/>
        </w:rPr>
      </w:pPr>
    </w:p>
    <w:tbl>
      <w:tblPr>
        <w:tblStyle w:val="TableGrid"/>
        <w:tblW w:w="0" w:type="auto"/>
        <w:tblLook w:val="04A0" w:firstRow="1" w:lastRow="0" w:firstColumn="1" w:lastColumn="0" w:noHBand="0" w:noVBand="1"/>
      </w:tblPr>
      <w:tblGrid>
        <w:gridCol w:w="2151"/>
        <w:gridCol w:w="7199"/>
      </w:tblGrid>
      <w:tr w:rsidR="0056540A" w:rsidRPr="006471DE" w:rsidTr="006C4769">
        <w:tc>
          <w:tcPr>
            <w:tcW w:w="9350" w:type="dxa"/>
            <w:gridSpan w:val="2"/>
          </w:tcPr>
          <w:p w:rsidR="0056540A" w:rsidRPr="006471DE" w:rsidRDefault="0056540A" w:rsidP="00264EC5">
            <w:pPr>
              <w:pStyle w:val="Heading2"/>
              <w:numPr>
                <w:ilvl w:val="0"/>
                <w:numId w:val="14"/>
              </w:numPr>
              <w:shd w:val="clear" w:color="auto" w:fill="FFFFFF"/>
              <w:spacing w:before="0"/>
              <w:outlineLvl w:val="1"/>
              <w:rPr>
                <w:rFonts w:asciiTheme="minorHAnsi" w:hAnsiTheme="minorHAnsi" w:cstheme="minorHAnsi"/>
                <w:color w:val="auto"/>
                <w:sz w:val="22"/>
                <w:szCs w:val="22"/>
              </w:rPr>
            </w:pPr>
            <w:r w:rsidRPr="006471DE">
              <w:rPr>
                <w:rFonts w:asciiTheme="minorHAnsi" w:hAnsiTheme="minorHAnsi" w:cstheme="minorHAnsi"/>
                <w:color w:val="auto"/>
                <w:sz w:val="22"/>
                <w:szCs w:val="22"/>
              </w:rPr>
              <w:t xml:space="preserve">Consultative Workshops for Media </w:t>
            </w:r>
            <w:r w:rsidR="00264EC5" w:rsidRPr="006471DE">
              <w:rPr>
                <w:rFonts w:asciiTheme="minorHAnsi" w:hAnsiTheme="minorHAnsi" w:cstheme="minorHAnsi"/>
                <w:color w:val="auto"/>
                <w:sz w:val="22"/>
                <w:szCs w:val="22"/>
              </w:rPr>
              <w:t>Persons</w:t>
            </w:r>
            <w:r w:rsidR="00264EC5">
              <w:rPr>
                <w:rFonts w:asciiTheme="minorHAnsi" w:hAnsiTheme="minorHAnsi" w:cstheme="minorHAnsi"/>
                <w:color w:val="auto"/>
                <w:sz w:val="22"/>
                <w:szCs w:val="22"/>
              </w:rPr>
              <w:t xml:space="preserve"> </w:t>
            </w:r>
            <w:r w:rsidR="00264EC5" w:rsidRPr="00264EC5">
              <w:rPr>
                <w:rFonts w:eastAsia="Times New Roman"/>
              </w:rPr>
              <w:t>(</w:t>
            </w:r>
            <w:r w:rsidR="00264EC5" w:rsidRPr="00264EC5">
              <w:rPr>
                <w:rFonts w:asciiTheme="minorHAnsi" w:eastAsia="Times New Roman" w:hAnsiTheme="minorHAnsi" w:cstheme="minorHAnsi"/>
                <w:color w:val="auto"/>
                <w:sz w:val="22"/>
                <w:szCs w:val="22"/>
                <w:highlight w:val="cyan"/>
              </w:rPr>
              <w:t>filter theme – gender-just media)</w:t>
            </w:r>
          </w:p>
        </w:tc>
      </w:tr>
      <w:tr w:rsidR="0056540A" w:rsidRPr="006471DE" w:rsidTr="006C4769">
        <w:tc>
          <w:tcPr>
            <w:tcW w:w="2151" w:type="dxa"/>
          </w:tcPr>
          <w:p w:rsidR="0056540A" w:rsidRPr="006471DE" w:rsidRDefault="0056540A" w:rsidP="006C4769">
            <w:pPr>
              <w:rPr>
                <w:rFonts w:cstheme="minorHAnsi"/>
              </w:rPr>
            </w:pPr>
            <w:r w:rsidRPr="006471DE">
              <w:rPr>
                <w:rFonts w:cstheme="minorHAnsi"/>
              </w:rPr>
              <w:t>Date/Year</w:t>
            </w:r>
          </w:p>
        </w:tc>
        <w:tc>
          <w:tcPr>
            <w:tcW w:w="7199" w:type="dxa"/>
          </w:tcPr>
          <w:p w:rsidR="0056540A" w:rsidRPr="006471DE" w:rsidRDefault="0056540A" w:rsidP="006C4769">
            <w:pPr>
              <w:tabs>
                <w:tab w:val="left" w:pos="885"/>
              </w:tabs>
              <w:rPr>
                <w:rFonts w:cstheme="minorHAnsi"/>
              </w:rPr>
            </w:pPr>
            <w:r w:rsidRPr="006471DE">
              <w:rPr>
                <w:rFonts w:cstheme="minorHAnsi"/>
              </w:rPr>
              <w:t>2001-2002</w:t>
            </w:r>
          </w:p>
        </w:tc>
      </w:tr>
      <w:tr w:rsidR="0056540A" w:rsidRPr="006471DE" w:rsidTr="006C4769">
        <w:tc>
          <w:tcPr>
            <w:tcW w:w="2151" w:type="dxa"/>
          </w:tcPr>
          <w:p w:rsidR="0056540A" w:rsidRPr="006471DE" w:rsidRDefault="0056540A" w:rsidP="006C4769">
            <w:pPr>
              <w:rPr>
                <w:rFonts w:cstheme="minorHAnsi"/>
              </w:rPr>
            </w:pPr>
            <w:r w:rsidRPr="006471DE">
              <w:rPr>
                <w:rFonts w:cstheme="minorHAnsi"/>
              </w:rPr>
              <w:t>Participants</w:t>
            </w:r>
          </w:p>
        </w:tc>
        <w:tc>
          <w:tcPr>
            <w:tcW w:w="7199" w:type="dxa"/>
          </w:tcPr>
          <w:p w:rsidR="0056540A" w:rsidRPr="006471DE" w:rsidRDefault="0056540A" w:rsidP="006C4769">
            <w:pPr>
              <w:tabs>
                <w:tab w:val="left" w:pos="885"/>
              </w:tabs>
              <w:rPr>
                <w:rFonts w:cstheme="minorHAnsi"/>
              </w:rPr>
            </w:pPr>
            <w:r w:rsidRPr="006471DE">
              <w:rPr>
                <w:rFonts w:cstheme="minorHAnsi"/>
              </w:rPr>
              <w:t xml:space="preserve">Print Media practitioners </w:t>
            </w:r>
          </w:p>
        </w:tc>
      </w:tr>
      <w:tr w:rsidR="0056540A" w:rsidRPr="006471DE" w:rsidTr="006C4769">
        <w:tc>
          <w:tcPr>
            <w:tcW w:w="2151" w:type="dxa"/>
          </w:tcPr>
          <w:p w:rsidR="0056540A" w:rsidRPr="006471DE" w:rsidRDefault="0056540A" w:rsidP="006C4769">
            <w:pPr>
              <w:rPr>
                <w:rFonts w:cstheme="minorHAnsi"/>
              </w:rPr>
            </w:pPr>
            <w:r w:rsidRPr="006471DE">
              <w:rPr>
                <w:rFonts w:cstheme="minorHAnsi"/>
              </w:rPr>
              <w:t>Project</w:t>
            </w:r>
          </w:p>
        </w:tc>
        <w:tc>
          <w:tcPr>
            <w:tcW w:w="7199" w:type="dxa"/>
          </w:tcPr>
          <w:p w:rsidR="0056540A" w:rsidRPr="006471DE" w:rsidRDefault="0056540A" w:rsidP="0056540A">
            <w:pPr>
              <w:tabs>
                <w:tab w:val="left" w:pos="885"/>
              </w:tabs>
              <w:rPr>
                <w:rFonts w:cstheme="minorHAnsi"/>
              </w:rPr>
            </w:pPr>
            <w:r w:rsidRPr="006471DE">
              <w:rPr>
                <w:rFonts w:cstheme="minorHAnsi"/>
              </w:rPr>
              <w:t xml:space="preserve">Monitoring and Sensitizing the Print Media on Portrayal of Women </w:t>
            </w:r>
          </w:p>
        </w:tc>
      </w:tr>
      <w:tr w:rsidR="0056540A" w:rsidRPr="006471DE" w:rsidTr="006C4769">
        <w:tc>
          <w:tcPr>
            <w:tcW w:w="2151" w:type="dxa"/>
          </w:tcPr>
          <w:p w:rsidR="0056540A" w:rsidRPr="006471DE" w:rsidRDefault="0056540A" w:rsidP="006C4769">
            <w:pPr>
              <w:rPr>
                <w:rFonts w:cstheme="minorHAnsi"/>
              </w:rPr>
            </w:pPr>
            <w:r w:rsidRPr="006471DE">
              <w:rPr>
                <w:rFonts w:cstheme="minorHAnsi"/>
              </w:rPr>
              <w:t xml:space="preserve">Funded by </w:t>
            </w:r>
          </w:p>
        </w:tc>
        <w:tc>
          <w:tcPr>
            <w:tcW w:w="7199" w:type="dxa"/>
          </w:tcPr>
          <w:p w:rsidR="0056540A" w:rsidRPr="006471DE" w:rsidRDefault="0056540A" w:rsidP="006C4769">
            <w:pPr>
              <w:rPr>
                <w:rFonts w:cstheme="minorHAnsi"/>
                <w:shd w:val="clear" w:color="auto" w:fill="FFFFFF"/>
              </w:rPr>
            </w:pPr>
            <w:r w:rsidRPr="006471DE">
              <w:rPr>
                <w:rFonts w:cstheme="minorHAnsi"/>
                <w:shd w:val="clear" w:color="auto" w:fill="FFFFFF"/>
              </w:rPr>
              <w:t>In-house</w:t>
            </w:r>
          </w:p>
        </w:tc>
      </w:tr>
      <w:tr w:rsidR="0056540A" w:rsidRPr="006471DE" w:rsidTr="006C4769">
        <w:tc>
          <w:tcPr>
            <w:tcW w:w="2151" w:type="dxa"/>
          </w:tcPr>
          <w:p w:rsidR="0056540A" w:rsidRPr="006471DE" w:rsidRDefault="0056540A" w:rsidP="006C4769">
            <w:pPr>
              <w:rPr>
                <w:rFonts w:cstheme="minorHAnsi"/>
              </w:rPr>
            </w:pPr>
            <w:r w:rsidRPr="006471DE">
              <w:rPr>
                <w:rFonts w:cstheme="minorHAnsi"/>
              </w:rPr>
              <w:t xml:space="preserve">Description </w:t>
            </w:r>
          </w:p>
        </w:tc>
        <w:tc>
          <w:tcPr>
            <w:tcW w:w="7199" w:type="dxa"/>
          </w:tcPr>
          <w:p w:rsidR="0056540A" w:rsidRPr="006471DE" w:rsidRDefault="0056540A" w:rsidP="0056540A">
            <w:pPr>
              <w:rPr>
                <w:rFonts w:cstheme="minorHAnsi"/>
              </w:rPr>
            </w:pPr>
            <w:r w:rsidRPr="006471DE">
              <w:rPr>
                <w:rFonts w:cstheme="minorHAnsi"/>
                <w:shd w:val="clear" w:color="auto" w:fill="FFFFFF"/>
              </w:rPr>
              <w:t>The workshops were a forum to discuss the role of the print media in covering women’s issues. The workshops were attended by media persons including editors, bureau chiefs, reporters, desk persons, and staff and in Quetta, by students of the Mass Communication Department of Baluchistan University. The workshops results were compiled in the publication</w:t>
            </w:r>
            <w:r w:rsidRPr="006471DE">
              <w:rPr>
                <w:rStyle w:val="apple-converted-space"/>
                <w:rFonts w:cstheme="minorHAnsi"/>
                <w:shd w:val="clear" w:color="auto" w:fill="FFFFFF"/>
              </w:rPr>
              <w:t> </w:t>
            </w:r>
            <w:hyperlink r:id="rId16" w:history="1">
              <w:r w:rsidRPr="006471DE">
                <w:rPr>
                  <w:rStyle w:val="Hyperlink"/>
                  <w:rFonts w:cstheme="minorHAnsi"/>
                  <w:b/>
                  <w:bCs/>
                  <w:color w:val="auto"/>
                  <w:shd w:val="clear" w:color="auto" w:fill="FFFFFF"/>
                </w:rPr>
                <w:t>"Changing Images”</w:t>
              </w:r>
            </w:hyperlink>
          </w:p>
          <w:p w:rsidR="0056540A" w:rsidRPr="0056540A" w:rsidRDefault="008D034E" w:rsidP="0056540A">
            <w:pPr>
              <w:shd w:val="clear" w:color="auto" w:fill="FFFFFF"/>
              <w:rPr>
                <w:rFonts w:eastAsia="Times New Roman" w:cstheme="minorHAnsi"/>
                <w:lang w:bidi="ar-SA"/>
              </w:rPr>
            </w:pPr>
            <w:bookmarkStart w:id="1" w:name="_GoBack"/>
            <w:r w:rsidRPr="006471DE">
              <w:rPr>
                <w:rFonts w:cstheme="minorHAnsi"/>
                <w:noProof/>
                <w:shd w:val="clear" w:color="auto" w:fill="FFFFFF"/>
                <w:lang w:val="en-US" w:bidi="ar-SA"/>
              </w:rPr>
              <w:drawing>
                <wp:anchor distT="0" distB="0" distL="114300" distR="114300" simplePos="0" relativeHeight="251662336" behindDoc="0" locked="0" layoutInCell="1" allowOverlap="1" wp14:anchorId="606627B8" wp14:editId="4A0EBA00">
                  <wp:simplePos x="0" y="0"/>
                  <wp:positionH relativeFrom="column">
                    <wp:posOffset>-32385</wp:posOffset>
                  </wp:positionH>
                  <wp:positionV relativeFrom="paragraph">
                    <wp:posOffset>-139065</wp:posOffset>
                  </wp:positionV>
                  <wp:extent cx="1905000" cy="1333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tive 2001.jpg"/>
                          <pic:cNvPicPr/>
                        </pic:nvPicPr>
                        <pic:blipFill>
                          <a:blip r:embed="rId17">
                            <a:extLst>
                              <a:ext uri="{28A0092B-C50C-407E-A947-70E740481C1C}">
                                <a14:useLocalDpi xmlns:a14="http://schemas.microsoft.com/office/drawing/2010/main" val="0"/>
                              </a:ext>
                            </a:extLst>
                          </a:blip>
                          <a:stretch>
                            <a:fillRect/>
                          </a:stretch>
                        </pic:blipFill>
                        <pic:spPr>
                          <a:xfrm>
                            <a:off x="0" y="0"/>
                            <a:ext cx="1905000" cy="1333500"/>
                          </a:xfrm>
                          <a:prstGeom prst="rect">
                            <a:avLst/>
                          </a:prstGeom>
                        </pic:spPr>
                      </pic:pic>
                    </a:graphicData>
                  </a:graphic>
                  <wp14:sizeRelH relativeFrom="page">
                    <wp14:pctWidth>0</wp14:pctWidth>
                  </wp14:sizeRelH>
                  <wp14:sizeRelV relativeFrom="page">
                    <wp14:pctHeight>0</wp14:pctHeight>
                  </wp14:sizeRelV>
                </wp:anchor>
              </w:drawing>
            </w:r>
            <w:bookmarkEnd w:id="1"/>
            <w:r w:rsidR="0056540A" w:rsidRPr="0056540A">
              <w:rPr>
                <w:rFonts w:eastAsia="Times New Roman" w:cstheme="minorHAnsi"/>
                <w:lang w:bidi="ar-SA"/>
              </w:rPr>
              <w:t>Each workshop began with an introduction by Ms. Ahmar, Director Uks, and was followed by a discussion about the portrayal of women in the English and Urdu language presses. Participants then explored either the Urdu or the English medium press, in small groups. Issues pertaining to the national and regional press were also discussed.</w:t>
            </w:r>
          </w:p>
          <w:p w:rsidR="0056540A" w:rsidRPr="0056540A" w:rsidRDefault="0056540A" w:rsidP="0056540A">
            <w:pPr>
              <w:shd w:val="clear" w:color="auto" w:fill="FFFFFF"/>
              <w:rPr>
                <w:rFonts w:eastAsia="Times New Roman" w:cstheme="minorHAnsi"/>
                <w:lang w:bidi="ar-SA"/>
              </w:rPr>
            </w:pPr>
            <w:r w:rsidRPr="0056540A">
              <w:rPr>
                <w:rFonts w:eastAsia="Times New Roman" w:cstheme="minorHAnsi"/>
                <w:lang w:bidi="ar-SA"/>
              </w:rPr>
              <w:t>The debates and the discussions were based on the following questions:</w:t>
            </w:r>
          </w:p>
          <w:p w:rsidR="0056540A" w:rsidRPr="0056540A" w:rsidRDefault="0056540A" w:rsidP="0056540A">
            <w:pPr>
              <w:numPr>
                <w:ilvl w:val="0"/>
                <w:numId w:val="12"/>
              </w:numPr>
              <w:shd w:val="clear" w:color="auto" w:fill="FFFFFF"/>
              <w:rPr>
                <w:rFonts w:eastAsia="Times New Roman" w:cstheme="minorHAnsi"/>
                <w:lang w:bidi="ar-SA"/>
              </w:rPr>
            </w:pPr>
            <w:r w:rsidRPr="0056540A">
              <w:rPr>
                <w:rFonts w:eastAsia="Times New Roman" w:cstheme="minorHAnsi"/>
                <w:lang w:bidi="ar-SA"/>
              </w:rPr>
              <w:lastRenderedPageBreak/>
              <w:t>How effectively has the print media been able to educate people and to elicit the attitudinal changes necessary to facilitate the process of development, especially of women?</w:t>
            </w:r>
          </w:p>
          <w:p w:rsidR="0056540A" w:rsidRPr="0056540A" w:rsidRDefault="0056540A" w:rsidP="0056540A">
            <w:pPr>
              <w:numPr>
                <w:ilvl w:val="0"/>
                <w:numId w:val="12"/>
              </w:numPr>
              <w:shd w:val="clear" w:color="auto" w:fill="FFFFFF"/>
              <w:rPr>
                <w:rFonts w:eastAsia="Times New Roman" w:cstheme="minorHAnsi"/>
                <w:lang w:bidi="ar-SA"/>
              </w:rPr>
            </w:pPr>
            <w:r w:rsidRPr="0056540A">
              <w:rPr>
                <w:rFonts w:eastAsia="Times New Roman" w:cstheme="minorHAnsi"/>
                <w:lang w:bidi="ar-SA"/>
              </w:rPr>
              <w:t>How often does the press try to raise public awareness and generate debate on women’s issues and is this effort part of a deliberate policy</w:t>
            </w:r>
          </w:p>
          <w:p w:rsidR="0056540A" w:rsidRPr="0056540A" w:rsidRDefault="0056540A" w:rsidP="0056540A">
            <w:pPr>
              <w:numPr>
                <w:ilvl w:val="0"/>
                <w:numId w:val="12"/>
              </w:numPr>
              <w:shd w:val="clear" w:color="auto" w:fill="FFFFFF"/>
              <w:rPr>
                <w:rFonts w:eastAsia="Times New Roman" w:cstheme="minorHAnsi"/>
                <w:lang w:bidi="ar-SA"/>
              </w:rPr>
            </w:pPr>
            <w:r w:rsidRPr="0056540A">
              <w:rPr>
                <w:rFonts w:eastAsia="Times New Roman" w:cstheme="minorHAnsi"/>
                <w:lang w:bidi="ar-SA"/>
              </w:rPr>
              <w:t>Has the press helped to create awareness among its readers that women’s rights are human rights?</w:t>
            </w:r>
          </w:p>
          <w:p w:rsidR="0056540A" w:rsidRPr="006471DE" w:rsidRDefault="0056540A" w:rsidP="0056540A">
            <w:pPr>
              <w:numPr>
                <w:ilvl w:val="0"/>
                <w:numId w:val="12"/>
              </w:numPr>
              <w:shd w:val="clear" w:color="auto" w:fill="FFFFFF"/>
              <w:rPr>
                <w:rFonts w:eastAsia="Times New Roman" w:cstheme="minorHAnsi"/>
                <w:lang w:bidi="ar-SA"/>
              </w:rPr>
            </w:pPr>
            <w:r w:rsidRPr="0056540A">
              <w:rPr>
                <w:rFonts w:eastAsia="Times New Roman" w:cstheme="minorHAnsi"/>
                <w:lang w:bidi="ar-SA"/>
              </w:rPr>
              <w:t>What has been the role of the press in trying to eliminate discrimination against women?</w:t>
            </w:r>
          </w:p>
          <w:p w:rsidR="0056540A" w:rsidRPr="006471DE" w:rsidRDefault="0056540A" w:rsidP="0056540A">
            <w:pPr>
              <w:rPr>
                <w:rFonts w:cstheme="minorHAnsi"/>
                <w:shd w:val="clear" w:color="auto" w:fill="FFFFFF"/>
              </w:rPr>
            </w:pPr>
            <w:r w:rsidRPr="006471DE">
              <w:rPr>
                <w:rFonts w:cstheme="minorHAnsi"/>
                <w:shd w:val="clear" w:color="auto" w:fill="FFFFFF"/>
              </w:rPr>
              <w:t>Five workshops were held :</w:t>
            </w:r>
          </w:p>
          <w:p w:rsidR="0056540A" w:rsidRPr="006471DE" w:rsidRDefault="0056540A" w:rsidP="0056540A">
            <w:pPr>
              <w:rPr>
                <w:rFonts w:cstheme="minorHAnsi"/>
                <w:shd w:val="clear" w:color="auto" w:fill="FFFFFF"/>
              </w:rPr>
            </w:pPr>
            <w:r w:rsidRPr="006471DE">
              <w:rPr>
                <w:rFonts w:cstheme="minorHAnsi"/>
                <w:shd w:val="clear" w:color="auto" w:fill="FFFFFF"/>
              </w:rPr>
              <w:t xml:space="preserve">in Karachi, (May 8, 2002) </w:t>
            </w:r>
          </w:p>
          <w:p w:rsidR="0056540A" w:rsidRPr="006471DE" w:rsidRDefault="0056540A" w:rsidP="0056540A">
            <w:pPr>
              <w:rPr>
                <w:rFonts w:cstheme="minorHAnsi"/>
                <w:shd w:val="clear" w:color="auto" w:fill="FFFFFF"/>
              </w:rPr>
            </w:pPr>
            <w:r w:rsidRPr="006471DE">
              <w:rPr>
                <w:rFonts w:cstheme="minorHAnsi"/>
                <w:shd w:val="clear" w:color="auto" w:fill="FFFFFF"/>
              </w:rPr>
              <w:t xml:space="preserve">Quetta (June 11, 2001), </w:t>
            </w:r>
          </w:p>
          <w:p w:rsidR="0056540A" w:rsidRPr="006471DE" w:rsidRDefault="0056540A" w:rsidP="0056540A">
            <w:pPr>
              <w:rPr>
                <w:rFonts w:cstheme="minorHAnsi"/>
                <w:shd w:val="clear" w:color="auto" w:fill="FFFFFF"/>
              </w:rPr>
            </w:pPr>
            <w:r w:rsidRPr="006471DE">
              <w:rPr>
                <w:rFonts w:cstheme="minorHAnsi"/>
                <w:shd w:val="clear" w:color="auto" w:fill="FFFFFF"/>
              </w:rPr>
              <w:t xml:space="preserve">Peshawar (June 19, 2001), </w:t>
            </w:r>
          </w:p>
          <w:p w:rsidR="0056540A" w:rsidRPr="006471DE" w:rsidRDefault="0056540A" w:rsidP="0056540A">
            <w:pPr>
              <w:rPr>
                <w:rFonts w:cstheme="minorHAnsi"/>
                <w:shd w:val="clear" w:color="auto" w:fill="FFFFFF"/>
              </w:rPr>
            </w:pPr>
            <w:r w:rsidRPr="006471DE">
              <w:rPr>
                <w:rFonts w:cstheme="minorHAnsi"/>
                <w:shd w:val="clear" w:color="auto" w:fill="FFFFFF"/>
              </w:rPr>
              <w:t xml:space="preserve">Islamabad (10 September 2001) </w:t>
            </w:r>
          </w:p>
          <w:p w:rsidR="0056540A" w:rsidRPr="006471DE" w:rsidRDefault="0056540A" w:rsidP="006C4769">
            <w:pPr>
              <w:rPr>
                <w:rFonts w:cstheme="minorHAnsi"/>
                <w:shd w:val="clear" w:color="auto" w:fill="FFFFFF"/>
              </w:rPr>
            </w:pPr>
            <w:r w:rsidRPr="006471DE">
              <w:rPr>
                <w:rFonts w:cstheme="minorHAnsi"/>
                <w:shd w:val="clear" w:color="auto" w:fill="FFFFFF"/>
              </w:rPr>
              <w:t xml:space="preserve">Lahore, (June 25, 2001). </w:t>
            </w:r>
          </w:p>
        </w:tc>
      </w:tr>
    </w:tbl>
    <w:p w:rsidR="0056540A" w:rsidRPr="006471DE" w:rsidRDefault="0056540A">
      <w:pPr>
        <w:rPr>
          <w:rFonts w:cstheme="minorHAnsi"/>
        </w:rPr>
      </w:pPr>
    </w:p>
    <w:p w:rsidR="0056540A" w:rsidRPr="006471DE" w:rsidRDefault="0056540A">
      <w:pPr>
        <w:rPr>
          <w:rFonts w:cstheme="minorHAnsi"/>
        </w:rPr>
      </w:pPr>
    </w:p>
    <w:sectPr w:rsidR="0056540A" w:rsidRPr="006471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018C5"/>
    <w:multiLevelType w:val="multilevel"/>
    <w:tmpl w:val="CBD6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A50EB"/>
    <w:multiLevelType w:val="hybridMultilevel"/>
    <w:tmpl w:val="2DC429A2"/>
    <w:lvl w:ilvl="0" w:tplc="90A69F40">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71B34"/>
    <w:multiLevelType w:val="hybridMultilevel"/>
    <w:tmpl w:val="A292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803C0"/>
    <w:multiLevelType w:val="hybridMultilevel"/>
    <w:tmpl w:val="1286E428"/>
    <w:lvl w:ilvl="0" w:tplc="90A69F40">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F7D9C"/>
    <w:multiLevelType w:val="hybridMultilevel"/>
    <w:tmpl w:val="31B4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0C2B17"/>
    <w:multiLevelType w:val="hybridMultilevel"/>
    <w:tmpl w:val="A8C4F1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6E2BAF"/>
    <w:multiLevelType w:val="hybridMultilevel"/>
    <w:tmpl w:val="CF7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98E0936"/>
    <w:multiLevelType w:val="hybridMultilevel"/>
    <w:tmpl w:val="3C200D74"/>
    <w:lvl w:ilvl="0" w:tplc="90A69F40">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9D3F3D"/>
    <w:multiLevelType w:val="hybridMultilevel"/>
    <w:tmpl w:val="76A04166"/>
    <w:lvl w:ilvl="0" w:tplc="90A69F40">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FE51B3"/>
    <w:multiLevelType w:val="hybridMultilevel"/>
    <w:tmpl w:val="1FEC1FDA"/>
    <w:lvl w:ilvl="0" w:tplc="6554C33C">
      <w:numFmt w:val="bullet"/>
      <w:lvlText w:val="•"/>
      <w:lvlJc w:val="left"/>
      <w:pPr>
        <w:ind w:left="1110" w:hanging="75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690C8E"/>
    <w:multiLevelType w:val="hybridMultilevel"/>
    <w:tmpl w:val="D1067C02"/>
    <w:lvl w:ilvl="0" w:tplc="90A69F40">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8C18D0"/>
    <w:multiLevelType w:val="hybridMultilevel"/>
    <w:tmpl w:val="25EA0C18"/>
    <w:lvl w:ilvl="0" w:tplc="90A69F40">
      <w:numFmt w:val="bullet"/>
      <w:lvlText w:val="•"/>
      <w:lvlJc w:val="left"/>
      <w:pPr>
        <w:ind w:left="1440" w:hanging="72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C505E01"/>
    <w:multiLevelType w:val="hybridMultilevel"/>
    <w:tmpl w:val="4E4C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C23DA6"/>
    <w:multiLevelType w:val="hybridMultilevel"/>
    <w:tmpl w:val="F1A87314"/>
    <w:lvl w:ilvl="0" w:tplc="90A69F40">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3"/>
  </w:num>
  <w:num w:numId="4">
    <w:abstractNumId w:val="11"/>
  </w:num>
  <w:num w:numId="5">
    <w:abstractNumId w:val="3"/>
  </w:num>
  <w:num w:numId="6">
    <w:abstractNumId w:val="10"/>
  </w:num>
  <w:num w:numId="7">
    <w:abstractNumId w:val="1"/>
  </w:num>
  <w:num w:numId="8">
    <w:abstractNumId w:val="7"/>
  </w:num>
  <w:num w:numId="9">
    <w:abstractNumId w:val="8"/>
  </w:num>
  <w:num w:numId="10">
    <w:abstractNumId w:val="4"/>
  </w:num>
  <w:num w:numId="11">
    <w:abstractNumId w:val="9"/>
  </w:num>
  <w:num w:numId="12">
    <w:abstractNumId w:val="0"/>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3C2"/>
    <w:rsid w:val="000158C1"/>
    <w:rsid w:val="00015CC5"/>
    <w:rsid w:val="0001612F"/>
    <w:rsid w:val="000312D0"/>
    <w:rsid w:val="00045BBF"/>
    <w:rsid w:val="00066F05"/>
    <w:rsid w:val="00074D6A"/>
    <w:rsid w:val="00087A61"/>
    <w:rsid w:val="00095279"/>
    <w:rsid w:val="000A7FA9"/>
    <w:rsid w:val="000B765D"/>
    <w:rsid w:val="00100267"/>
    <w:rsid w:val="001300EC"/>
    <w:rsid w:val="00147C64"/>
    <w:rsid w:val="00175912"/>
    <w:rsid w:val="00185D49"/>
    <w:rsid w:val="001B749B"/>
    <w:rsid w:val="001F684E"/>
    <w:rsid w:val="00204C39"/>
    <w:rsid w:val="0021723F"/>
    <w:rsid w:val="00226288"/>
    <w:rsid w:val="00232F40"/>
    <w:rsid w:val="00264EC5"/>
    <w:rsid w:val="00265A9A"/>
    <w:rsid w:val="00265B01"/>
    <w:rsid w:val="00272EB6"/>
    <w:rsid w:val="00294F3A"/>
    <w:rsid w:val="00297B48"/>
    <w:rsid w:val="002A6290"/>
    <w:rsid w:val="002B3FB6"/>
    <w:rsid w:val="002B4030"/>
    <w:rsid w:val="002C5A84"/>
    <w:rsid w:val="002D0BB6"/>
    <w:rsid w:val="002F0C54"/>
    <w:rsid w:val="002F1D57"/>
    <w:rsid w:val="003034A4"/>
    <w:rsid w:val="0030733D"/>
    <w:rsid w:val="0031699D"/>
    <w:rsid w:val="00336C77"/>
    <w:rsid w:val="00355209"/>
    <w:rsid w:val="00357108"/>
    <w:rsid w:val="00381477"/>
    <w:rsid w:val="00384214"/>
    <w:rsid w:val="0039170A"/>
    <w:rsid w:val="00394668"/>
    <w:rsid w:val="003C19B0"/>
    <w:rsid w:val="003D5DA2"/>
    <w:rsid w:val="003F02F1"/>
    <w:rsid w:val="003F2BCF"/>
    <w:rsid w:val="004044FB"/>
    <w:rsid w:val="00426A76"/>
    <w:rsid w:val="00446DEC"/>
    <w:rsid w:val="00453154"/>
    <w:rsid w:val="00481A2D"/>
    <w:rsid w:val="0049543B"/>
    <w:rsid w:val="004B009A"/>
    <w:rsid w:val="004B060A"/>
    <w:rsid w:val="004C5131"/>
    <w:rsid w:val="004E3E53"/>
    <w:rsid w:val="004F1005"/>
    <w:rsid w:val="004F257D"/>
    <w:rsid w:val="00503555"/>
    <w:rsid w:val="00506959"/>
    <w:rsid w:val="00514D18"/>
    <w:rsid w:val="00524C9E"/>
    <w:rsid w:val="00536EC1"/>
    <w:rsid w:val="00557483"/>
    <w:rsid w:val="005604D7"/>
    <w:rsid w:val="005609CC"/>
    <w:rsid w:val="0056540A"/>
    <w:rsid w:val="00566055"/>
    <w:rsid w:val="00571359"/>
    <w:rsid w:val="00575999"/>
    <w:rsid w:val="00577A2D"/>
    <w:rsid w:val="00597F17"/>
    <w:rsid w:val="005A2404"/>
    <w:rsid w:val="005A5575"/>
    <w:rsid w:val="005E526A"/>
    <w:rsid w:val="00602433"/>
    <w:rsid w:val="00611F4D"/>
    <w:rsid w:val="006471DE"/>
    <w:rsid w:val="00664A68"/>
    <w:rsid w:val="00681899"/>
    <w:rsid w:val="00695EA8"/>
    <w:rsid w:val="006A1BD3"/>
    <w:rsid w:val="006D1D1E"/>
    <w:rsid w:val="006E5B19"/>
    <w:rsid w:val="006F466C"/>
    <w:rsid w:val="00706A81"/>
    <w:rsid w:val="007158EA"/>
    <w:rsid w:val="00717DDF"/>
    <w:rsid w:val="00746658"/>
    <w:rsid w:val="00753005"/>
    <w:rsid w:val="00782D47"/>
    <w:rsid w:val="00791AC8"/>
    <w:rsid w:val="007959CF"/>
    <w:rsid w:val="007A12C7"/>
    <w:rsid w:val="007A5120"/>
    <w:rsid w:val="007C1792"/>
    <w:rsid w:val="007D0403"/>
    <w:rsid w:val="007D686E"/>
    <w:rsid w:val="007E4099"/>
    <w:rsid w:val="007F2A1A"/>
    <w:rsid w:val="008021AD"/>
    <w:rsid w:val="00810F69"/>
    <w:rsid w:val="00850745"/>
    <w:rsid w:val="008569B2"/>
    <w:rsid w:val="0089401C"/>
    <w:rsid w:val="008B72A0"/>
    <w:rsid w:val="008D034E"/>
    <w:rsid w:val="008D6F79"/>
    <w:rsid w:val="008D7A22"/>
    <w:rsid w:val="008E0CCD"/>
    <w:rsid w:val="008E23D7"/>
    <w:rsid w:val="009003BA"/>
    <w:rsid w:val="00904E45"/>
    <w:rsid w:val="0090575E"/>
    <w:rsid w:val="00977190"/>
    <w:rsid w:val="009A2BFB"/>
    <w:rsid w:val="009B386B"/>
    <w:rsid w:val="009C1AFA"/>
    <w:rsid w:val="009F7E43"/>
    <w:rsid w:val="00A05F5F"/>
    <w:rsid w:val="00A23782"/>
    <w:rsid w:val="00A47B17"/>
    <w:rsid w:val="00A5175E"/>
    <w:rsid w:val="00A54247"/>
    <w:rsid w:val="00A551E5"/>
    <w:rsid w:val="00A72CF3"/>
    <w:rsid w:val="00A77F18"/>
    <w:rsid w:val="00A84FDF"/>
    <w:rsid w:val="00AE3721"/>
    <w:rsid w:val="00B127D9"/>
    <w:rsid w:val="00B12DFD"/>
    <w:rsid w:val="00B36F4A"/>
    <w:rsid w:val="00B60711"/>
    <w:rsid w:val="00B63F19"/>
    <w:rsid w:val="00B64E91"/>
    <w:rsid w:val="00B8705B"/>
    <w:rsid w:val="00B922EF"/>
    <w:rsid w:val="00BA547F"/>
    <w:rsid w:val="00BD199B"/>
    <w:rsid w:val="00BE5282"/>
    <w:rsid w:val="00BF2222"/>
    <w:rsid w:val="00C077DB"/>
    <w:rsid w:val="00C15D38"/>
    <w:rsid w:val="00C40A85"/>
    <w:rsid w:val="00C54E67"/>
    <w:rsid w:val="00C702A4"/>
    <w:rsid w:val="00CB03CA"/>
    <w:rsid w:val="00CB0C63"/>
    <w:rsid w:val="00CB1171"/>
    <w:rsid w:val="00CB2C9A"/>
    <w:rsid w:val="00CC2564"/>
    <w:rsid w:val="00CC7CA2"/>
    <w:rsid w:val="00D053C2"/>
    <w:rsid w:val="00D22BA8"/>
    <w:rsid w:val="00D30A2E"/>
    <w:rsid w:val="00D369BE"/>
    <w:rsid w:val="00D36D36"/>
    <w:rsid w:val="00D42FB4"/>
    <w:rsid w:val="00D4691E"/>
    <w:rsid w:val="00D55694"/>
    <w:rsid w:val="00D63CFB"/>
    <w:rsid w:val="00D97B9E"/>
    <w:rsid w:val="00DA4207"/>
    <w:rsid w:val="00DD0318"/>
    <w:rsid w:val="00DD4682"/>
    <w:rsid w:val="00E56616"/>
    <w:rsid w:val="00E57D19"/>
    <w:rsid w:val="00E925EC"/>
    <w:rsid w:val="00EB26B4"/>
    <w:rsid w:val="00EB7461"/>
    <w:rsid w:val="00EC2952"/>
    <w:rsid w:val="00ED2EC4"/>
    <w:rsid w:val="00EE2CA8"/>
    <w:rsid w:val="00EF179E"/>
    <w:rsid w:val="00F31A7A"/>
    <w:rsid w:val="00F35309"/>
    <w:rsid w:val="00F529EC"/>
    <w:rsid w:val="00F63182"/>
    <w:rsid w:val="00F6755E"/>
    <w:rsid w:val="00F70C84"/>
    <w:rsid w:val="00F9258F"/>
    <w:rsid w:val="00FB30ED"/>
    <w:rsid w:val="00FC6AC0"/>
    <w:rsid w:val="00FD0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F6402F-0365-431D-A603-23042E6E0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bidi="ur-PK"/>
    </w:rPr>
  </w:style>
  <w:style w:type="paragraph" w:styleId="Heading1">
    <w:name w:val="heading 1"/>
    <w:basedOn w:val="Normal"/>
    <w:next w:val="Normal"/>
    <w:link w:val="Heading1Char"/>
    <w:uiPriority w:val="9"/>
    <w:qFormat/>
    <w:rsid w:val="005A2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540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404"/>
    <w:rPr>
      <w:rFonts w:asciiTheme="majorHAnsi" w:eastAsiaTheme="majorEastAsia" w:hAnsiTheme="majorHAnsi" w:cstheme="majorBidi"/>
      <w:color w:val="2E74B5" w:themeColor="accent1" w:themeShade="BF"/>
      <w:sz w:val="32"/>
      <w:szCs w:val="32"/>
      <w:lang w:bidi="ur-PK"/>
    </w:rPr>
  </w:style>
  <w:style w:type="table" w:styleId="TableGrid">
    <w:name w:val="Table Grid"/>
    <w:basedOn w:val="TableNormal"/>
    <w:uiPriority w:val="59"/>
    <w:rsid w:val="00A47B1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47B17"/>
    <w:rPr>
      <w:color w:val="0000FF"/>
      <w:u w:val="single"/>
    </w:rPr>
  </w:style>
  <w:style w:type="paragraph" w:styleId="ListParagraph">
    <w:name w:val="List Paragraph"/>
    <w:basedOn w:val="Normal"/>
    <w:uiPriority w:val="34"/>
    <w:qFormat/>
    <w:rsid w:val="009B386B"/>
    <w:pPr>
      <w:ind w:left="720"/>
      <w:contextualSpacing/>
    </w:pPr>
  </w:style>
  <w:style w:type="paragraph" w:styleId="BalloonText">
    <w:name w:val="Balloon Text"/>
    <w:basedOn w:val="Normal"/>
    <w:link w:val="BalloonTextChar"/>
    <w:uiPriority w:val="99"/>
    <w:semiHidden/>
    <w:unhideWhenUsed/>
    <w:rsid w:val="00307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33D"/>
    <w:rPr>
      <w:rFonts w:ascii="Tahoma" w:hAnsi="Tahoma" w:cs="Tahoma"/>
      <w:sz w:val="16"/>
      <w:szCs w:val="16"/>
      <w:lang w:bidi="ur-PK"/>
    </w:rPr>
  </w:style>
  <w:style w:type="character" w:customStyle="1" w:styleId="apple-converted-space">
    <w:name w:val="apple-converted-space"/>
    <w:basedOn w:val="DefaultParagraphFont"/>
    <w:rsid w:val="0056540A"/>
  </w:style>
  <w:style w:type="paragraph" w:styleId="NormalWeb">
    <w:name w:val="Normal (Web)"/>
    <w:basedOn w:val="Normal"/>
    <w:uiPriority w:val="99"/>
    <w:semiHidden/>
    <w:unhideWhenUsed/>
    <w:rsid w:val="0056540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56540A"/>
    <w:rPr>
      <w:rFonts w:asciiTheme="majorHAnsi" w:eastAsiaTheme="majorEastAsia" w:hAnsiTheme="majorHAnsi" w:cstheme="majorBidi"/>
      <w:b/>
      <w:bCs/>
      <w:color w:val="5B9BD5" w:themeColor="accent1"/>
      <w:sz w:val="26"/>
      <w:szCs w:val="26"/>
      <w:lang w:bidi="ur-PK"/>
    </w:rPr>
  </w:style>
  <w:style w:type="paragraph" w:styleId="Caption">
    <w:name w:val="caption"/>
    <w:basedOn w:val="Normal"/>
    <w:next w:val="Normal"/>
    <w:uiPriority w:val="35"/>
    <w:semiHidden/>
    <w:unhideWhenUsed/>
    <w:qFormat/>
    <w:rsid w:val="00F6755E"/>
    <w:pPr>
      <w:spacing w:before="100" w:after="200" w:line="276" w:lineRule="auto"/>
    </w:pPr>
    <w:rPr>
      <w:rFonts w:eastAsiaTheme="minorEastAsia"/>
      <w:b/>
      <w:bCs/>
      <w:color w:val="2E74B5" w:themeColor="accent1" w:themeShade="BF"/>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539865">
      <w:bodyDiv w:val="1"/>
      <w:marLeft w:val="0"/>
      <w:marRight w:val="0"/>
      <w:marTop w:val="0"/>
      <w:marBottom w:val="0"/>
      <w:divBdr>
        <w:top w:val="none" w:sz="0" w:space="0" w:color="auto"/>
        <w:left w:val="none" w:sz="0" w:space="0" w:color="auto"/>
        <w:bottom w:val="none" w:sz="0" w:space="0" w:color="auto"/>
        <w:right w:val="none" w:sz="0" w:space="0" w:color="auto"/>
      </w:divBdr>
    </w:div>
    <w:div w:id="284578660">
      <w:bodyDiv w:val="1"/>
      <w:marLeft w:val="0"/>
      <w:marRight w:val="0"/>
      <w:marTop w:val="0"/>
      <w:marBottom w:val="0"/>
      <w:divBdr>
        <w:top w:val="none" w:sz="0" w:space="0" w:color="auto"/>
        <w:left w:val="none" w:sz="0" w:space="0" w:color="auto"/>
        <w:bottom w:val="none" w:sz="0" w:space="0" w:color="auto"/>
        <w:right w:val="none" w:sz="0" w:space="0" w:color="auto"/>
      </w:divBdr>
    </w:div>
    <w:div w:id="357436900">
      <w:bodyDiv w:val="1"/>
      <w:marLeft w:val="0"/>
      <w:marRight w:val="0"/>
      <w:marTop w:val="0"/>
      <w:marBottom w:val="0"/>
      <w:divBdr>
        <w:top w:val="none" w:sz="0" w:space="0" w:color="auto"/>
        <w:left w:val="none" w:sz="0" w:space="0" w:color="auto"/>
        <w:bottom w:val="none" w:sz="0" w:space="0" w:color="auto"/>
        <w:right w:val="none" w:sz="0" w:space="0" w:color="auto"/>
      </w:divBdr>
    </w:div>
    <w:div w:id="382869840">
      <w:bodyDiv w:val="1"/>
      <w:marLeft w:val="0"/>
      <w:marRight w:val="0"/>
      <w:marTop w:val="0"/>
      <w:marBottom w:val="0"/>
      <w:divBdr>
        <w:top w:val="none" w:sz="0" w:space="0" w:color="auto"/>
        <w:left w:val="none" w:sz="0" w:space="0" w:color="auto"/>
        <w:bottom w:val="none" w:sz="0" w:space="0" w:color="auto"/>
        <w:right w:val="none" w:sz="0" w:space="0" w:color="auto"/>
      </w:divBdr>
    </w:div>
    <w:div w:id="580484727">
      <w:bodyDiv w:val="1"/>
      <w:marLeft w:val="0"/>
      <w:marRight w:val="0"/>
      <w:marTop w:val="0"/>
      <w:marBottom w:val="0"/>
      <w:divBdr>
        <w:top w:val="none" w:sz="0" w:space="0" w:color="auto"/>
        <w:left w:val="none" w:sz="0" w:space="0" w:color="auto"/>
        <w:bottom w:val="none" w:sz="0" w:space="0" w:color="auto"/>
        <w:right w:val="none" w:sz="0" w:space="0" w:color="auto"/>
      </w:divBdr>
    </w:div>
    <w:div w:id="609551266">
      <w:bodyDiv w:val="1"/>
      <w:marLeft w:val="0"/>
      <w:marRight w:val="0"/>
      <w:marTop w:val="0"/>
      <w:marBottom w:val="0"/>
      <w:divBdr>
        <w:top w:val="none" w:sz="0" w:space="0" w:color="auto"/>
        <w:left w:val="none" w:sz="0" w:space="0" w:color="auto"/>
        <w:bottom w:val="none" w:sz="0" w:space="0" w:color="auto"/>
        <w:right w:val="none" w:sz="0" w:space="0" w:color="auto"/>
      </w:divBdr>
    </w:div>
    <w:div w:id="610628444">
      <w:bodyDiv w:val="1"/>
      <w:marLeft w:val="0"/>
      <w:marRight w:val="0"/>
      <w:marTop w:val="0"/>
      <w:marBottom w:val="0"/>
      <w:divBdr>
        <w:top w:val="none" w:sz="0" w:space="0" w:color="auto"/>
        <w:left w:val="none" w:sz="0" w:space="0" w:color="auto"/>
        <w:bottom w:val="none" w:sz="0" w:space="0" w:color="auto"/>
        <w:right w:val="none" w:sz="0" w:space="0" w:color="auto"/>
      </w:divBdr>
    </w:div>
    <w:div w:id="635574118">
      <w:bodyDiv w:val="1"/>
      <w:marLeft w:val="0"/>
      <w:marRight w:val="0"/>
      <w:marTop w:val="0"/>
      <w:marBottom w:val="0"/>
      <w:divBdr>
        <w:top w:val="none" w:sz="0" w:space="0" w:color="auto"/>
        <w:left w:val="none" w:sz="0" w:space="0" w:color="auto"/>
        <w:bottom w:val="none" w:sz="0" w:space="0" w:color="auto"/>
        <w:right w:val="none" w:sz="0" w:space="0" w:color="auto"/>
      </w:divBdr>
    </w:div>
    <w:div w:id="691538977">
      <w:bodyDiv w:val="1"/>
      <w:marLeft w:val="0"/>
      <w:marRight w:val="0"/>
      <w:marTop w:val="0"/>
      <w:marBottom w:val="0"/>
      <w:divBdr>
        <w:top w:val="none" w:sz="0" w:space="0" w:color="auto"/>
        <w:left w:val="none" w:sz="0" w:space="0" w:color="auto"/>
        <w:bottom w:val="none" w:sz="0" w:space="0" w:color="auto"/>
        <w:right w:val="none" w:sz="0" w:space="0" w:color="auto"/>
      </w:divBdr>
    </w:div>
    <w:div w:id="724068118">
      <w:bodyDiv w:val="1"/>
      <w:marLeft w:val="0"/>
      <w:marRight w:val="0"/>
      <w:marTop w:val="0"/>
      <w:marBottom w:val="0"/>
      <w:divBdr>
        <w:top w:val="none" w:sz="0" w:space="0" w:color="auto"/>
        <w:left w:val="none" w:sz="0" w:space="0" w:color="auto"/>
        <w:bottom w:val="none" w:sz="0" w:space="0" w:color="auto"/>
        <w:right w:val="none" w:sz="0" w:space="0" w:color="auto"/>
      </w:divBdr>
    </w:div>
    <w:div w:id="750544418">
      <w:bodyDiv w:val="1"/>
      <w:marLeft w:val="0"/>
      <w:marRight w:val="0"/>
      <w:marTop w:val="0"/>
      <w:marBottom w:val="0"/>
      <w:divBdr>
        <w:top w:val="none" w:sz="0" w:space="0" w:color="auto"/>
        <w:left w:val="none" w:sz="0" w:space="0" w:color="auto"/>
        <w:bottom w:val="none" w:sz="0" w:space="0" w:color="auto"/>
        <w:right w:val="none" w:sz="0" w:space="0" w:color="auto"/>
      </w:divBdr>
    </w:div>
    <w:div w:id="773475924">
      <w:bodyDiv w:val="1"/>
      <w:marLeft w:val="0"/>
      <w:marRight w:val="0"/>
      <w:marTop w:val="0"/>
      <w:marBottom w:val="0"/>
      <w:divBdr>
        <w:top w:val="none" w:sz="0" w:space="0" w:color="auto"/>
        <w:left w:val="none" w:sz="0" w:space="0" w:color="auto"/>
        <w:bottom w:val="none" w:sz="0" w:space="0" w:color="auto"/>
        <w:right w:val="none" w:sz="0" w:space="0" w:color="auto"/>
      </w:divBdr>
    </w:div>
    <w:div w:id="822739483">
      <w:bodyDiv w:val="1"/>
      <w:marLeft w:val="0"/>
      <w:marRight w:val="0"/>
      <w:marTop w:val="0"/>
      <w:marBottom w:val="0"/>
      <w:divBdr>
        <w:top w:val="none" w:sz="0" w:space="0" w:color="auto"/>
        <w:left w:val="none" w:sz="0" w:space="0" w:color="auto"/>
        <w:bottom w:val="none" w:sz="0" w:space="0" w:color="auto"/>
        <w:right w:val="none" w:sz="0" w:space="0" w:color="auto"/>
      </w:divBdr>
    </w:div>
    <w:div w:id="1178079451">
      <w:bodyDiv w:val="1"/>
      <w:marLeft w:val="0"/>
      <w:marRight w:val="0"/>
      <w:marTop w:val="0"/>
      <w:marBottom w:val="0"/>
      <w:divBdr>
        <w:top w:val="none" w:sz="0" w:space="0" w:color="auto"/>
        <w:left w:val="none" w:sz="0" w:space="0" w:color="auto"/>
        <w:bottom w:val="none" w:sz="0" w:space="0" w:color="auto"/>
        <w:right w:val="none" w:sz="0" w:space="0" w:color="auto"/>
      </w:divBdr>
    </w:div>
    <w:div w:id="1179272947">
      <w:bodyDiv w:val="1"/>
      <w:marLeft w:val="0"/>
      <w:marRight w:val="0"/>
      <w:marTop w:val="0"/>
      <w:marBottom w:val="0"/>
      <w:divBdr>
        <w:top w:val="none" w:sz="0" w:space="0" w:color="auto"/>
        <w:left w:val="none" w:sz="0" w:space="0" w:color="auto"/>
        <w:bottom w:val="none" w:sz="0" w:space="0" w:color="auto"/>
        <w:right w:val="none" w:sz="0" w:space="0" w:color="auto"/>
      </w:divBdr>
    </w:div>
    <w:div w:id="1190679004">
      <w:bodyDiv w:val="1"/>
      <w:marLeft w:val="0"/>
      <w:marRight w:val="0"/>
      <w:marTop w:val="0"/>
      <w:marBottom w:val="0"/>
      <w:divBdr>
        <w:top w:val="none" w:sz="0" w:space="0" w:color="auto"/>
        <w:left w:val="none" w:sz="0" w:space="0" w:color="auto"/>
        <w:bottom w:val="none" w:sz="0" w:space="0" w:color="auto"/>
        <w:right w:val="none" w:sz="0" w:space="0" w:color="auto"/>
      </w:divBdr>
    </w:div>
    <w:div w:id="1476724560">
      <w:bodyDiv w:val="1"/>
      <w:marLeft w:val="0"/>
      <w:marRight w:val="0"/>
      <w:marTop w:val="0"/>
      <w:marBottom w:val="0"/>
      <w:divBdr>
        <w:top w:val="none" w:sz="0" w:space="0" w:color="auto"/>
        <w:left w:val="none" w:sz="0" w:space="0" w:color="auto"/>
        <w:bottom w:val="none" w:sz="0" w:space="0" w:color="auto"/>
        <w:right w:val="none" w:sz="0" w:space="0" w:color="auto"/>
      </w:divBdr>
      <w:divsChild>
        <w:div w:id="1875192403">
          <w:marLeft w:val="0"/>
          <w:marRight w:val="0"/>
          <w:marTop w:val="0"/>
          <w:marBottom w:val="0"/>
          <w:divBdr>
            <w:top w:val="none" w:sz="0" w:space="0" w:color="auto"/>
            <w:left w:val="none" w:sz="0" w:space="0" w:color="auto"/>
            <w:bottom w:val="none" w:sz="0" w:space="0" w:color="auto"/>
            <w:right w:val="none" w:sz="0" w:space="0" w:color="auto"/>
          </w:divBdr>
        </w:div>
      </w:divsChild>
    </w:div>
    <w:div w:id="1567186763">
      <w:bodyDiv w:val="1"/>
      <w:marLeft w:val="0"/>
      <w:marRight w:val="0"/>
      <w:marTop w:val="0"/>
      <w:marBottom w:val="0"/>
      <w:divBdr>
        <w:top w:val="none" w:sz="0" w:space="0" w:color="auto"/>
        <w:left w:val="none" w:sz="0" w:space="0" w:color="auto"/>
        <w:bottom w:val="none" w:sz="0" w:space="0" w:color="auto"/>
        <w:right w:val="none" w:sz="0" w:space="0" w:color="auto"/>
      </w:divBdr>
    </w:div>
    <w:div w:id="1609241452">
      <w:bodyDiv w:val="1"/>
      <w:marLeft w:val="0"/>
      <w:marRight w:val="0"/>
      <w:marTop w:val="0"/>
      <w:marBottom w:val="0"/>
      <w:divBdr>
        <w:top w:val="none" w:sz="0" w:space="0" w:color="auto"/>
        <w:left w:val="none" w:sz="0" w:space="0" w:color="auto"/>
        <w:bottom w:val="none" w:sz="0" w:space="0" w:color="auto"/>
        <w:right w:val="none" w:sz="0" w:space="0" w:color="auto"/>
      </w:divBdr>
    </w:div>
    <w:div w:id="1622807283">
      <w:bodyDiv w:val="1"/>
      <w:marLeft w:val="0"/>
      <w:marRight w:val="0"/>
      <w:marTop w:val="0"/>
      <w:marBottom w:val="0"/>
      <w:divBdr>
        <w:top w:val="none" w:sz="0" w:space="0" w:color="auto"/>
        <w:left w:val="none" w:sz="0" w:space="0" w:color="auto"/>
        <w:bottom w:val="none" w:sz="0" w:space="0" w:color="auto"/>
        <w:right w:val="none" w:sz="0" w:space="0" w:color="auto"/>
      </w:divBdr>
    </w:div>
    <w:div w:id="1645937475">
      <w:bodyDiv w:val="1"/>
      <w:marLeft w:val="0"/>
      <w:marRight w:val="0"/>
      <w:marTop w:val="0"/>
      <w:marBottom w:val="0"/>
      <w:divBdr>
        <w:top w:val="none" w:sz="0" w:space="0" w:color="auto"/>
        <w:left w:val="none" w:sz="0" w:space="0" w:color="auto"/>
        <w:bottom w:val="none" w:sz="0" w:space="0" w:color="auto"/>
        <w:right w:val="none" w:sz="0" w:space="0" w:color="auto"/>
      </w:divBdr>
    </w:div>
    <w:div w:id="186759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hyperlink" Target="http://www.uksresearch.com/changing-images.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hyperlink" Target="https://tune.pk/video/7360877/pakistani-women-past-presen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3195</Words>
  <Characters>18212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Shujaat</dc:creator>
  <cp:lastModifiedBy>Windows User</cp:lastModifiedBy>
  <cp:revision>6</cp:revision>
  <dcterms:created xsi:type="dcterms:W3CDTF">2018-10-08T08:38:00Z</dcterms:created>
  <dcterms:modified xsi:type="dcterms:W3CDTF">2018-11-02T09:27:00Z</dcterms:modified>
</cp:coreProperties>
</file>